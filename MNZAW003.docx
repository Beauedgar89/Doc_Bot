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emf" ContentType="image/x-emf"/>
  <Override PartName="/word/media/image2.emf" ContentType="image/x-emf"/>
  <Override PartName="/word/media/image3.emf" ContentType="image/x-e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7"/>
        <w:gridCol w:w="1402"/>
        <w:gridCol w:w="931"/>
        <w:gridCol w:w="1166"/>
        <w:gridCol w:w="842"/>
        <w:gridCol w:w="4112"/>
      </w:tblGrid>
      <w:tr>
        <w:trPr/>
        <w:tc>
          <w:tcPr>
            <w:tcW w:w="9450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DISTRIBUTION:</w:t>
            </w:r>
          </w:p>
        </w:tc>
      </w:tr>
      <w:tr>
        <w:trPr/>
        <w:tc>
          <w:tcPr>
            <w:tcW w:w="9450" w:type="dxa"/>
            <w:gridSpan w:val="6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Master Copy</w:t>
            </w:r>
            <w:ins w:id="0" w:author="CYNTHIA QUEEN" w:date="1997-02-05T10:27:00Z">
              <w:r>
                <w:rPr>
                  <w:b/>
                  <w:bCs/>
                </w:rPr>
                <w:t xml:space="preserve"> / CDE</w:t>
              </w:r>
            </w:ins>
          </w:p>
          <w:p>
            <w:pPr>
              <w:pStyle w:val="Normal"/>
              <w:rPr>
                <w:b/>
                <w:bCs/>
                <w:del w:id="3" w:author="CYNTHIA QUEEN" w:date="1997-02-05T10:27:00Z"/>
              </w:rPr>
            </w:pPr>
            <w:del w:id="1" w:author="CYNTHIA QUEEN" w:date="1997-02-05T10:27:00Z">
              <w:r>
                <w:rPr>
                  <w:b/>
                  <w:bCs/>
                </w:rPr>
                <w:delText xml:space="preserve"> </w:delText>
              </w:r>
            </w:del>
            <w:del w:id="2" w:author="CYNTHIA QUEEN" w:date="1997-02-05T10:27:00Z">
              <w:r>
                <w:rPr>
                  <w:b/>
                  <w:bCs/>
                </w:rPr>
                <w:delText>CDE</w:delText>
              </w:r>
            </w:del>
          </w:p>
          <w:p>
            <w:pPr>
              <w:pStyle w:val="Normal"/>
              <w:rPr>
                <w:b/>
                <w:bCs/>
              </w:rPr>
            </w:pPr>
            <w:del w:id="4" w:author="CYNTHIA QUEEN" w:date="1997-02-05T10:27:00Z">
              <w:r>
                <w:rPr>
                  <w:b/>
                  <w:bCs/>
                </w:rPr>
                <w:delText xml:space="preserve">                    </w:delText>
              </w:r>
            </w:del>
          </w:p>
        </w:tc>
      </w:tr>
      <w:tr>
        <w:trPr/>
        <w:tc>
          <w:tcPr>
            <w:tcW w:w="9450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REVISIONS:</w:t>
            </w:r>
          </w:p>
        </w:tc>
      </w:tr>
      <w:tr>
        <w:trPr/>
        <w:tc>
          <w:tcPr>
            <w:tcW w:w="997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CCCC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402" w:type="dxa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  <w:shd w:fill="CCCCCC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Rev. #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31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CCCC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By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ins w:id="5" w:author="CYNTHIA QUEEN" w:date="1997-02-05T10:28:00Z">
              <w:r>
                <w:rPr>
                  <w:b/>
                  <w:bCs/>
                </w:rPr>
                <w:t>(Dept.)</w:t>
              </w:r>
            </w:ins>
          </w:p>
        </w:tc>
        <w:tc>
          <w:tcPr>
            <w:tcW w:w="1166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CCCC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842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CCCC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Initial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112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CCCC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Nature Of Revision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97" w:type="dxa"/>
            <w:tcBorders>
              <w:top w:val="single" w:sz="18" w:space="0" w:color="000000"/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All</w:t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931" w:type="dxa"/>
            <w:tcBorders>
              <w:top w:val="single" w:sz="18" w:space="0" w:color="000000"/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NZ</w:t>
            </w:r>
          </w:p>
        </w:tc>
        <w:tc>
          <w:tcPr>
            <w:tcW w:w="1166" w:type="dxa"/>
            <w:tcBorders>
              <w:top w:val="single" w:sz="18" w:space="0" w:color="000000"/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9/01/98</w:t>
            </w:r>
          </w:p>
        </w:tc>
        <w:tc>
          <w:tcPr>
            <w:tcW w:w="842" w:type="dxa"/>
            <w:tcBorders>
              <w:top w:val="single" w:sz="18" w:space="0" w:color="000000"/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PD</w:t>
            </w:r>
          </w:p>
        </w:tc>
        <w:tc>
          <w:tcPr>
            <w:tcW w:w="4112" w:type="dxa"/>
            <w:tcBorders>
              <w:top w:val="single" w:sz="18" w:space="0" w:color="000000"/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Original</w:t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7" w:type="dxa"/>
            <w:tcBorders>
              <w:start w:val="single" w:sz="18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start w:val="dashed" w:sz="6" w:space="0" w:color="auto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31" w:type="dxa"/>
            <w:tcBorders>
              <w:start w:val="dashed" w:sz="6" w:space="0" w:color="auto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6" w:type="dxa"/>
            <w:tcBorders>
              <w:start w:val="dashed" w:sz="6" w:space="0" w:color="auto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42" w:type="dxa"/>
            <w:tcBorders>
              <w:start w:val="dashed" w:sz="6" w:space="0" w:color="auto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112" w:type="dxa"/>
            <w:tcBorders>
              <w:start w:val="dashed" w:sz="6" w:space="0" w:color="auto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3330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ORIGINATOR: Sammy Taylor                                           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NZ/US2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CONFIDENTIALITY CODE:  D2 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120" w:type="dxa"/>
            <w:gridSpan w:val="3"/>
            <w:tcBorders>
              <w:top w:val="single" w:sz="18" w:space="0" w:color="000000"/>
              <w:start w:val="dashed" w:sz="6" w:space="0" w:color="auto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APPROVAL: Mitch Holcombe </w:t>
            </w:r>
            <w:r>
              <w:rPr/>
              <w:t>Author:  Mitch Holcombe at _AND1PO1</w:t>
            </w:r>
          </w:p>
          <w:p>
            <w:pPr>
              <w:pStyle w:val="Normal"/>
              <w:rPr/>
            </w:pPr>
            <w:r>
              <w:rPr/>
              <w:t>Date:    9/1/98  6:35 AM Priority: Normal</w:t>
            </w:r>
          </w:p>
          <w:p>
            <w:pPr>
              <w:pStyle w:val="Normal"/>
              <w:rPr/>
            </w:pPr>
            <w:r>
              <w:rPr/>
              <w:t>TO: Philip Doker</w:t>
            </w:r>
          </w:p>
          <w:p>
            <w:pPr>
              <w:pStyle w:val="Normal"/>
              <w:rPr/>
            </w:pPr>
            <w:r>
              <w:rPr/>
              <w:t>Subject: Routed: DN CHIPPER DRIVE BELT REPLACEMENT PROCEDURE</w:t>
            </w:r>
          </w:p>
          <w:p>
            <w:pPr>
              <w:pStyle w:val="Normal"/>
              <w:rPr/>
            </w:pPr>
            <w:r>
              <w:rPr/>
              <w:t>------------------------------- Message Contents ------------------------------</w:t>
            </w:r>
          </w:p>
          <w:p>
            <w:pPr>
              <w:pStyle w:val="Normal"/>
              <w:rPr/>
            </w:pPr>
            <w:r>
              <w:rPr/>
              <w:t>APPROVED: MH 1 SEPT 98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REVIEWER: Phil Doker PD 1 Sep 98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"/>
        <w:tabs>
          <w:tab w:val="clear" w:pos="720"/>
          <w:tab w:val="left" w:pos="180" w:leader="none"/>
        </w:tabs>
        <w:ind w:hanging="720" w:start="72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ind w:hanging="1440" w:start="1440" w:end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PURPOSE / SCOPE / RESPONSIBILITY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20"/>
        <w:ind w:hanging="1440" w:start="2160" w:end="0"/>
        <w:jc w:val="both"/>
        <w:rPr>
          <w:sz w:val="24"/>
          <w:szCs w:val="24"/>
        </w:rPr>
      </w:pPr>
      <w:r>
        <w:rPr>
          <w:sz w:val="24"/>
          <w:szCs w:val="24"/>
        </w:rPr>
        <w:t>These instructions are for the NZ Troubleshooters to replace the DN Chipper drive belts at the Z/ZP site.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ind w:hanging="1440" w:start="144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 CONDITIONS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0" w:leader="none"/>
        </w:tabs>
        <w:ind w:hanging="1440" w:start="216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Operator Position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Standing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144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ind w:hanging="1440" w:start="216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Shift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N/A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144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0" w:leader="none"/>
        </w:tabs>
        <w:ind w:hanging="1440" w:start="216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Safety Equipment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Safety shoes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Safety glasses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Gloves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Personal lock and tag (with picture identification)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216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1"/>
          <w:numId w:val="7"/>
        </w:numPr>
        <w:tabs>
          <w:tab w:val="clear" w:pos="720"/>
          <w:tab w:val="left" w:pos="0" w:leader="none"/>
        </w:tabs>
        <w:ind w:hanging="1440" w:start="216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Tools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Sockets (36, 46, 55, and 65mm 3/4” drive)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Ratchet, 3/4” drive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Knock wrench, 55mm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Air impacts, 3/4” drive, 1/2” drive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Allen socket, 17mm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Pin removal jig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Hydraulic nut with porta power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Eye bolts, 22mm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Chokers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Shackles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Pettybone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216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1"/>
          <w:numId w:val="9"/>
        </w:numPr>
        <w:tabs>
          <w:tab w:val="clear" w:pos="720"/>
          <w:tab w:val="left" w:pos="0" w:leader="none"/>
        </w:tabs>
        <w:ind w:hanging="1440" w:start="216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Machine/Equipment Characteristics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DN chipper drive belts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216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1"/>
          <w:numId w:val="11"/>
        </w:numPr>
        <w:tabs>
          <w:tab w:val="clear" w:pos="720"/>
          <w:tab w:val="left" w:pos="0" w:leader="none"/>
        </w:tabs>
        <w:ind w:hanging="1440" w:start="216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Characteristics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N/A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172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1"/>
          <w:numId w:val="13"/>
        </w:numPr>
        <w:tabs>
          <w:tab w:val="clear" w:pos="720"/>
          <w:tab w:val="left" w:pos="0" w:leader="none"/>
        </w:tabs>
        <w:ind w:hanging="1440" w:start="216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 Layout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4"/>
          <w:szCs w:val="24"/>
        </w:rPr>
      </w:pPr>
      <w:r>
        <w:rPr>
          <w:sz w:val="24"/>
          <w:szCs w:val="24"/>
        </w:rPr>
        <w:t>N/A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172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1"/>
          <w:numId w:val="15"/>
        </w:numPr>
        <w:tabs>
          <w:tab w:val="clear" w:pos="720"/>
          <w:tab w:val="left" w:pos="0" w:leader="none"/>
        </w:tabs>
        <w:ind w:hanging="1440" w:start="216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Special Conditions which influence the job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0" w:leader="none"/>
        </w:tabs>
        <w:ind w:hanging="576" w:start="2016" w:end="0"/>
        <w:jc w:val="both"/>
        <w:rPr>
          <w:sz w:val="22"/>
          <w:szCs w:val="22"/>
        </w:rPr>
      </w:pPr>
      <w:r>
        <w:rPr>
          <w:sz w:val="24"/>
          <w:szCs w:val="24"/>
        </w:rPr>
        <w:t>N/A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172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172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1"/>
          <w:numId w:val="17"/>
        </w:numPr>
        <w:tabs>
          <w:tab w:val="clear" w:pos="720"/>
          <w:tab w:val="left" w:pos="0" w:leader="none"/>
        </w:tabs>
        <w:ind w:hanging="1440" w:start="216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Definitions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0" w:leader="none"/>
        </w:tabs>
        <w:ind w:hanging="558" w:start="1998" w:end="0"/>
        <w:jc w:val="both"/>
        <w:rPr>
          <w:sz w:val="22"/>
          <w:szCs w:val="22"/>
        </w:rPr>
      </w:pPr>
      <w:r>
        <w:rPr>
          <w:sz w:val="22"/>
          <w:szCs w:val="22"/>
        </w:rPr>
        <w:t>N/A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216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0" w:leader="none"/>
        </w:tabs>
        <w:ind w:hanging="1440" w:start="144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 DESCRIPTION</w:t>
      </w:r>
    </w:p>
    <w:p>
      <w:pPr>
        <w:pStyle w:val="Normal"/>
        <w:numPr>
          <w:ilvl w:val="1"/>
          <w:numId w:val="19"/>
        </w:numPr>
        <w:tabs>
          <w:tab w:val="clear" w:pos="720"/>
          <w:tab w:val="left" w:pos="0" w:leader="none"/>
        </w:tabs>
        <w:ind w:hanging="720" w:start="2160" w:end="0"/>
        <w:jc w:val="both"/>
        <w:rPr>
          <w:sz w:val="24"/>
          <w:szCs w:val="24"/>
        </w:rPr>
      </w:pPr>
      <w:r>
        <w:rPr>
          <w:sz w:val="24"/>
          <w:szCs w:val="24"/>
        </w:rPr>
        <w:t>Remove belts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ind w:firstLine="144" w:start="1296" w:end="0"/>
        <w:jc w:val="both"/>
        <w:rPr>
          <w:sz w:val="24"/>
          <w:szCs w:val="24"/>
        </w:rPr>
      </w:pPr>
      <w:r>
        <w:rPr>
          <w:sz w:val="24"/>
          <w:szCs w:val="24"/>
        </w:rPr>
        <w:t>Lock out chipper motor in the substation.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ind w:firstLine="144" w:start="1296" w:end="0"/>
        <w:jc w:val="both"/>
        <w:rPr>
          <w:sz w:val="24"/>
          <w:szCs w:val="24"/>
        </w:rPr>
      </w:pPr>
      <w:r>
        <w:rPr>
          <w:sz w:val="24"/>
          <w:szCs w:val="24"/>
        </w:rPr>
        <w:t>Remove cages from drive belts and pulley.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ind w:firstLine="144" w:start="1296" w:end="0"/>
        <w:jc w:val="both"/>
        <w:rPr>
          <w:sz w:val="24"/>
          <w:szCs w:val="24"/>
        </w:rPr>
      </w:pPr>
      <w:r>
        <w:rPr>
          <w:sz w:val="24"/>
          <w:szCs w:val="24"/>
        </w:rPr>
        <w:t>Loosen bolts securing drive unit and remove belt tension.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ind w:firstLine="144" w:start="1296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Remove belts from large pulley. 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ind w:firstLine="144" w:start="1296" w:end="0"/>
        <w:jc w:val="both"/>
        <w:rPr>
          <w:sz w:val="24"/>
          <w:szCs w:val="24"/>
        </w:rPr>
      </w:pPr>
      <w:r>
        <w:rPr>
          <w:sz w:val="24"/>
          <w:szCs w:val="24"/>
        </w:rPr>
        <w:t>Remove coupling covers and the grid.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ind w:firstLine="144" w:start="1296" w:end="0"/>
        <w:jc w:val="both"/>
        <w:rPr>
          <w:sz w:val="24"/>
          <w:szCs w:val="24"/>
        </w:rPr>
      </w:pPr>
      <w:r>
        <w:rPr>
          <w:sz w:val="24"/>
          <w:szCs w:val="24"/>
        </w:rPr>
        <w:t>Remove small pulley shaft pillow block bearing caps.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ind w:firstLine="144" w:start="1296" w:end="0"/>
        <w:jc w:val="both"/>
        <w:rPr>
          <w:sz w:val="24"/>
          <w:szCs w:val="24"/>
        </w:rPr>
      </w:pPr>
      <w:r>
        <w:rPr>
          <w:sz w:val="24"/>
          <w:szCs w:val="24"/>
        </w:rPr>
        <w:t>Remove spacer in pillow block on coupling side.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ind w:firstLine="144" w:start="1296" w:end="0"/>
        <w:jc w:val="both"/>
        <w:rPr>
          <w:sz w:val="24"/>
          <w:szCs w:val="24"/>
        </w:rPr>
      </w:pPr>
      <w:r>
        <w:rPr>
          <w:sz w:val="24"/>
          <w:szCs w:val="24"/>
        </w:rPr>
        <w:t>Fold belts to side from top of small pulley.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ind w:firstLine="144" w:start="1296" w:end="0"/>
        <w:jc w:val="both"/>
        <w:rPr>
          <w:sz w:val="24"/>
          <w:szCs w:val="24"/>
        </w:rPr>
      </w:pPr>
      <w:r>
        <w:rPr>
          <w:sz w:val="24"/>
          <w:szCs w:val="24"/>
        </w:rPr>
        <w:t>Remove small pulley shaft from pillow blocks.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0" w:leader="none"/>
        </w:tabs>
        <w:ind w:hanging="288" w:start="1296" w:end="0"/>
        <w:jc w:val="both"/>
        <w:rPr>
          <w:sz w:val="24"/>
          <w:szCs w:val="24"/>
        </w:rPr>
      </w:pPr>
      <w:r>
        <w:rPr>
          <w:sz w:val="24"/>
          <w:szCs w:val="24"/>
        </w:rPr>
        <w:t>Remove old belts.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0" w:leader="none"/>
        </w:tabs>
        <w:ind w:hanging="720" w:start="2160" w:end="0"/>
        <w:jc w:val="both"/>
        <w:rPr>
          <w:sz w:val="24"/>
          <w:szCs w:val="24"/>
        </w:rPr>
      </w:pPr>
      <w:r>
        <w:rPr>
          <w:sz w:val="24"/>
          <w:szCs w:val="24"/>
        </w:rPr>
        <w:t>Replace belts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Put new belts between pillow blocks with top of belts folded to the side.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Put small pulley shaft back in the bearing housings.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Replace spacer in pillow block on coupling side.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Add grease to bearings.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Reinstall pillow block bearing caps.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Put coupling grid back on coupling.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Grease coupling with Syntrel 91N grease (JN/PDR 75B36X).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Reinstall coupling covers.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Remove inside and outside plates on the pedestal bearing.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Remove pedestal bearing cap.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Remove bearing adjustment plate and locking plate.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Remove nut from the tapered sleeve.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Using the hydraulic nut, remove tapered sleeve from bearing.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Remove bearing.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Loosen pedestal mount bolts.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Using pin removal jig, remove the two dowel pins.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Remove outside base bolts.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Loosen pedestal jack bolts.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Remove pedestal mount bolts.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Remove the pedestal.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Install the drive belts on the large pulley.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288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1"/>
          <w:numId w:val="23"/>
        </w:numPr>
        <w:tabs>
          <w:tab w:val="clear" w:pos="720"/>
          <w:tab w:val="left" w:pos="0" w:leader="none"/>
        </w:tabs>
        <w:ind w:hanging="720" w:start="2160" w:end="0"/>
        <w:jc w:val="both"/>
        <w:rPr>
          <w:sz w:val="24"/>
          <w:szCs w:val="24"/>
        </w:rPr>
      </w:pPr>
      <w:r>
        <w:rPr>
          <w:sz w:val="24"/>
          <w:szCs w:val="24"/>
        </w:rPr>
        <w:t>Set pedestal bearing clearance (spherical roller)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Reinstall the pedestal (bolts and dowel pins).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Replace the outside base bolts.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Measure the bearing bench clearance.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Put the bearing back on the shaft.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Put tapered sleeve on shaft and into the bearing.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Push tapered sleeve and bearing back until against sleeve on shaft.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Put bearing cap back on.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Screw nut on the tapered sleeve until both are flush.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Back the nut off a half a turn.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Put locking plate and bearing adjustment plate back on.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Tighten adjustment plate bolts until locking plate hits the shaft.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/>
      </w:pPr>
      <w:r>
        <w:rPr>
          <w:sz w:val="24"/>
          <w:szCs w:val="24"/>
        </w:rPr>
        <w:t xml:space="preserve">Measure bearing clearance and </w:t>
      </w:r>
      <w:r>
        <w:rPr>
          <w:sz w:val="24"/>
          <w:szCs w:val="24"/>
          <w:u w:val="single"/>
        </w:rPr>
        <w:t>check table on page 5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Loosen adjustment plate bolts and back nut off 1/4 turn.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/>
      </w:pPr>
      <w:r>
        <w:rPr>
          <w:sz w:val="24"/>
          <w:szCs w:val="24"/>
        </w:rPr>
        <w:t xml:space="preserve">Tighten adjustment plate bolts until proper bearing clearance is </w:t>
        <w:tab/>
        <w:tab/>
        <w:tab/>
        <w:tab/>
        <w:t xml:space="preserve">     obtained. (</w:t>
      </w:r>
      <w:r>
        <w:rPr>
          <w:i/>
          <w:iCs/>
          <w:sz w:val="24"/>
          <w:szCs w:val="24"/>
          <w:u w:val="single"/>
        </w:rPr>
        <w:t>Nut may have to be loosened and the bearing adjustment</w:t>
      </w:r>
      <w:r>
        <w:rPr>
          <w:sz w:val="24"/>
          <w:szCs w:val="24"/>
        </w:rPr>
        <w:t xml:space="preserve"> </w:t>
        <w:tab/>
        <w:tab/>
        <w:tab/>
        <w:t xml:space="preserve">     </w:t>
      </w:r>
      <w:r>
        <w:rPr>
          <w:i/>
          <w:iCs/>
          <w:sz w:val="24"/>
          <w:szCs w:val="24"/>
          <w:u w:val="single"/>
        </w:rPr>
        <w:t>plate tightened several times to get correct bearing clearance</w:t>
      </w:r>
      <w:r>
        <w:rPr>
          <w:sz w:val="24"/>
          <w:szCs w:val="24"/>
        </w:rPr>
        <w:t xml:space="preserve">. </w:t>
      </w:r>
      <w:r>
        <w:rPr>
          <w:i/>
          <w:iCs/>
          <w:sz w:val="24"/>
          <w:szCs w:val="24"/>
          <w:u w:val="single"/>
        </w:rPr>
        <w:t>Rotate</w:t>
      </w:r>
      <w:r>
        <w:rPr>
          <w:sz w:val="24"/>
          <w:szCs w:val="24"/>
        </w:rPr>
        <w:t xml:space="preserve"> </w:t>
        <w:tab/>
        <w:tab/>
        <w:tab/>
        <w:t xml:space="preserve">     </w:t>
      </w:r>
      <w:r>
        <w:rPr>
          <w:i/>
          <w:iCs/>
          <w:sz w:val="24"/>
          <w:szCs w:val="24"/>
          <w:u w:val="single"/>
        </w:rPr>
        <w:t>bearing before each clearance check</w:t>
      </w:r>
      <w:r>
        <w:rPr>
          <w:sz w:val="24"/>
          <w:szCs w:val="24"/>
        </w:rPr>
        <w:t>.)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Secure locking plate to the nut when correct clearance is obtained.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Grease pedestal bearing.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864" w:start="576" w:end="0"/>
        <w:jc w:val="both"/>
        <w:rPr>
          <w:sz w:val="24"/>
          <w:szCs w:val="24"/>
        </w:rPr>
      </w:pPr>
      <w:r>
        <w:rPr>
          <w:sz w:val="24"/>
          <w:szCs w:val="24"/>
        </w:rPr>
        <w:t>Replace inside and outside pedestal bearing plates.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288" w:end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405630" cy="432435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63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-180" w:end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930900" cy="162433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3.4.</w:t>
        <w:tab/>
        <w:t>Tighten drive belts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1152" w:start="288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Using a 25 kg weight, tighten the belts until a 40 to 45 mm deflection is </w:t>
        <w:tab/>
        <w:tab/>
        <w:tab/>
        <w:tab/>
        <w:t xml:space="preserve">    obtained on the inside and outside belt sets.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1152" w:start="288" w:end="0"/>
        <w:jc w:val="both"/>
        <w:rPr>
          <w:sz w:val="24"/>
          <w:szCs w:val="24"/>
        </w:rPr>
      </w:pPr>
      <w:r>
        <w:rPr>
          <w:sz w:val="24"/>
          <w:szCs w:val="24"/>
        </w:rPr>
        <w:t>Tighten drive base bolts and jack bolts.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1152" w:start="288" w:end="0"/>
        <w:jc w:val="both"/>
        <w:rPr>
          <w:sz w:val="24"/>
          <w:szCs w:val="24"/>
        </w:rPr>
      </w:pPr>
      <w:r>
        <w:rPr>
          <w:sz w:val="24"/>
          <w:szCs w:val="24"/>
        </w:rPr>
        <w:t>Replace cages.</w:t>
      </w:r>
    </w:p>
    <w:p>
      <w:pPr>
        <w:pStyle w:val="Normal"/>
        <w:numPr>
          <w:ilvl w:val="0"/>
          <w:numId w:val="24"/>
        </w:numPr>
        <w:tabs>
          <w:tab w:val="clear" w:pos="720"/>
          <w:tab w:val="left" w:pos="0" w:leader="none"/>
        </w:tabs>
        <w:ind w:firstLine="1152" w:start="288" w:end="0"/>
        <w:jc w:val="both"/>
        <w:rPr>
          <w:sz w:val="24"/>
          <w:szCs w:val="24"/>
        </w:rPr>
      </w:pPr>
      <w:r>
        <w:rPr>
          <w:sz w:val="24"/>
          <w:szCs w:val="24"/>
        </w:rPr>
        <w:t>Unlock chipper drive motor.</w:t>
        <w:tab/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288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ind w:hanging="1440" w:start="144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QUALITY REQUIREMENTS</w:t>
      </w:r>
    </w:p>
    <w:p>
      <w:pPr>
        <w:pStyle w:val="Normal"/>
        <w:numPr>
          <w:ilvl w:val="1"/>
          <w:numId w:val="25"/>
        </w:numPr>
        <w:tabs>
          <w:tab w:val="clear" w:pos="720"/>
          <w:tab w:val="left" w:pos="0" w:leader="none"/>
        </w:tabs>
        <w:ind w:hanging="1440" w:start="2160" w:end="0"/>
        <w:jc w:val="both"/>
        <w:rPr>
          <w:sz w:val="22"/>
          <w:szCs w:val="22"/>
        </w:rPr>
      </w:pPr>
      <w:r>
        <w:rPr>
          <w:sz w:val="24"/>
          <w:szCs w:val="24"/>
        </w:rPr>
        <w:t>Remove all tools and parts when work is complete.</w:t>
      </w:r>
    </w:p>
    <w:p>
      <w:pPr>
        <w:pStyle w:val="Normal"/>
        <w:numPr>
          <w:ilvl w:val="1"/>
          <w:numId w:val="25"/>
        </w:numPr>
        <w:tabs>
          <w:tab w:val="clear" w:pos="720"/>
          <w:tab w:val="left" w:pos="0" w:leader="none"/>
        </w:tabs>
        <w:ind w:hanging="1440" w:start="2160" w:end="0"/>
        <w:jc w:val="both"/>
        <w:rPr>
          <w:sz w:val="22"/>
          <w:szCs w:val="22"/>
        </w:rPr>
      </w:pPr>
      <w:r>
        <w:rPr>
          <w:sz w:val="24"/>
          <w:szCs w:val="24"/>
        </w:rPr>
        <w:t>Clean area when work is complete.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ind w:hanging="1440" w:start="144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SAFETY REQUIREMENTS</w:t>
      </w:r>
    </w:p>
    <w:p>
      <w:pPr>
        <w:pStyle w:val="Normal"/>
        <w:numPr>
          <w:ilvl w:val="1"/>
          <w:numId w:val="25"/>
        </w:numPr>
        <w:tabs>
          <w:tab w:val="clear" w:pos="720"/>
          <w:tab w:val="left" w:pos="0" w:leader="none"/>
        </w:tabs>
        <w:ind w:hanging="1440" w:start="2160" w:end="0"/>
        <w:jc w:val="both"/>
        <w:rPr>
          <w:sz w:val="22"/>
          <w:szCs w:val="22"/>
        </w:rPr>
      </w:pPr>
      <w:r>
        <w:rPr>
          <w:sz w:val="24"/>
          <w:szCs w:val="24"/>
        </w:rPr>
        <w:t>Lock out the equipment if necessary</w:t>
      </w:r>
    </w:p>
    <w:p>
      <w:pPr>
        <w:pStyle w:val="Normal"/>
        <w:numPr>
          <w:ilvl w:val="1"/>
          <w:numId w:val="25"/>
        </w:numPr>
        <w:tabs>
          <w:tab w:val="clear" w:pos="720"/>
          <w:tab w:val="left" w:pos="0" w:leader="none"/>
        </w:tabs>
        <w:ind w:hanging="1440" w:start="2160" w:end="0"/>
        <w:jc w:val="both"/>
        <w:rPr>
          <w:sz w:val="24"/>
          <w:szCs w:val="24"/>
        </w:rPr>
      </w:pPr>
      <w:r>
        <w:rPr>
          <w:sz w:val="24"/>
          <w:szCs w:val="24"/>
        </w:rPr>
        <w:t>Observe all safety rules and regulations.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ind w:hanging="1440" w:start="144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MISCELLANEOUS DUTIES</w:t>
      </w:r>
    </w:p>
    <w:p>
      <w:pPr>
        <w:pStyle w:val="Normal"/>
        <w:numPr>
          <w:ilvl w:val="1"/>
          <w:numId w:val="25"/>
        </w:numPr>
        <w:tabs>
          <w:tab w:val="clear" w:pos="720"/>
          <w:tab w:val="left" w:pos="0" w:leader="none"/>
        </w:tabs>
        <w:ind w:hanging="1440" w:start="2160" w:end="0"/>
        <w:jc w:val="both"/>
        <w:rPr>
          <w:sz w:val="22"/>
          <w:szCs w:val="22"/>
        </w:rPr>
      </w:pPr>
      <w:r>
        <w:rPr>
          <w:sz w:val="24"/>
          <w:szCs w:val="24"/>
        </w:rPr>
        <w:t>N/A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ind w:hanging="1440" w:start="144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ACCEPTANCE CONDITIONS</w:t>
      </w:r>
    </w:p>
    <w:p>
      <w:pPr>
        <w:pStyle w:val="Normal"/>
        <w:numPr>
          <w:ilvl w:val="1"/>
          <w:numId w:val="25"/>
        </w:numPr>
        <w:tabs>
          <w:tab w:val="clear" w:pos="720"/>
          <w:tab w:val="left" w:pos="0" w:leader="none"/>
        </w:tabs>
        <w:ind w:hanging="1440" w:start="2160" w:end="0"/>
        <w:jc w:val="both"/>
        <w:rPr>
          <w:sz w:val="22"/>
          <w:szCs w:val="22"/>
        </w:rPr>
      </w:pPr>
      <w:r>
        <w:rPr>
          <w:sz w:val="22"/>
          <w:szCs w:val="22"/>
        </w:rPr>
        <w:t>N/A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144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ind w:hanging="1440" w:start="144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PRODUCTION RECORDING</w:t>
      </w:r>
    </w:p>
    <w:p>
      <w:pPr>
        <w:pStyle w:val="Normal"/>
        <w:numPr>
          <w:ilvl w:val="1"/>
          <w:numId w:val="25"/>
        </w:numPr>
        <w:tabs>
          <w:tab w:val="clear" w:pos="720"/>
          <w:tab w:val="left" w:pos="0" w:leader="none"/>
        </w:tabs>
        <w:ind w:hanging="1440" w:start="2160" w:end="0"/>
        <w:jc w:val="both"/>
        <w:rPr>
          <w:sz w:val="22"/>
          <w:szCs w:val="22"/>
        </w:rPr>
      </w:pPr>
      <w:r>
        <w:rPr>
          <w:sz w:val="22"/>
          <w:szCs w:val="22"/>
        </w:rPr>
        <w:t>N/A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144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5"/>
        </w:numPr>
        <w:tabs>
          <w:tab w:val="clear" w:pos="720"/>
          <w:tab w:val="left" w:pos="0" w:leader="none"/>
        </w:tabs>
        <w:ind w:hanging="1440" w:start="144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2"/>
          <w:szCs w:val="22"/>
        </w:rPr>
        <w:t>9.1</w:t>
      </w:r>
      <w:r>
        <w:rPr>
          <w:b/>
          <w:bCs/>
          <w:sz w:val="24"/>
          <w:szCs w:val="24"/>
        </w:rPr>
        <w:tab/>
      </w:r>
      <w:r>
        <w:rPr>
          <w:sz w:val="22"/>
          <w:szCs w:val="22"/>
        </w:rPr>
        <w:t>N/A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80" w:leader="none"/>
        </w:tabs>
        <w:ind w:hanging="0" w:start="72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tabs>
          <w:tab w:val="clear" w:pos="720"/>
          <w:tab w:val="left" w:pos="180" w:leader="none"/>
        </w:tabs>
        <w:ind w:hanging="720" w:start="720" w:end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default" r:id="rId4"/>
      <w:footerReference w:type="default" r:id="rId5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4"/>
        <w:szCs w:val="24"/>
      </w:rPr>
      <w:t>This hard copy is</w:t>
    </w:r>
    <w:r>
      <w:rPr/>
      <w:t xml:space="preserve"> </w:t>
    </w:r>
    <w:r>
      <w:rPr>
        <w:b/>
        <w:bCs/>
        <w:sz w:val="24"/>
        <w:szCs w:val="24"/>
      </w:rPr>
      <w:t xml:space="preserve">CONTROLLED </w:t>
    </w:r>
    <w:r>
      <w:rPr>
        <w:sz w:val="24"/>
        <w:szCs w:val="24"/>
      </w:rPr>
      <w:t>for 3 days from print date</w:t>
    </w:r>
    <w:r>
      <w:rPr/>
      <w:t xml:space="preserve">.                </w:t>
    </w:r>
    <w:r>
      <w:rPr>
        <w:sz w:val="24"/>
        <w:szCs w:val="24"/>
      </w:rPr>
      <w:t>printed:</w:t>
    </w:r>
    <w:r>
      <w:rPr/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DATE \@"M/d/yyyy"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9/3/2026</w:t>
    </w:r>
    <w:r>
      <w:rPr>
        <w:sz w:val="24"/>
        <w:szCs w:val="24"/>
      </w:rPr>
      <w:fldChar w:fldCharType="end"/>
    </w:r>
    <w:r>
      <w:rPr>
        <w:b/>
        <w:bCs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49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783"/>
      <w:gridCol w:w="5332"/>
      <w:gridCol w:w="895"/>
      <w:gridCol w:w="1439"/>
    </w:tblGrid>
    <w:tr>
      <w:trPr/>
      <w:tc>
        <w:tcPr>
          <w:tcW w:w="1783" w:type="dxa"/>
          <w:tcBorders>
            <w:top w:val="single" w:sz="18" w:space="0" w:color="000000"/>
            <w:start w:val="single" w:sz="18" w:space="0" w:color="000000"/>
            <w:bottom w:val="single" w:sz="18" w:space="0" w:color="000000"/>
            <w:end w:val="single" w:sz="18" w:space="0" w:color="000000"/>
          </w:tcBorders>
        </w:tcPr>
        <w:p>
          <w:pPr>
            <w:pStyle w:val="Normal"/>
            <w:snapToGrid w:val="false"/>
            <w:rPr/>
          </w:pPr>
          <w:r>
            <w:rPr/>
          </w:r>
        </w:p>
        <w:p>
          <w:pPr>
            <w:pStyle w:val="Normal"/>
            <w:rPr/>
          </w:pPr>
          <w:r>
            <w:rPr/>
            <w:t xml:space="preserve">     </w:t>
          </w:r>
          <w:r>
            <w:rPr>
              <w:b/>
              <w:bCs/>
              <w:sz w:val="28"/>
              <w:szCs w:val="28"/>
            </w:rPr>
            <w:drawing>
              <wp:inline distT="0" distB="0" distL="0" distR="0">
                <wp:extent cx="617220" cy="559435"/>
                <wp:effectExtent l="0" t="0" r="0" b="0"/>
                <wp:docPr id="3" name="Image3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7220" cy="559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32" w:type="dxa"/>
          <w:tcBorders>
            <w:top w:val="single" w:sz="18" w:space="0" w:color="000000"/>
            <w:start w:val="single" w:sz="18" w:space="0" w:color="000000"/>
            <w:bottom w:val="single" w:sz="18" w:space="0" w:color="000000"/>
            <w:end w:val="dashed" w:sz="6" w:space="0" w:color="auto"/>
          </w:tcBorders>
        </w:tcPr>
        <w:p>
          <w:pPr>
            <w:pStyle w:val="Normal"/>
            <w:jc w:val="center"/>
            <w:rPr/>
          </w:pPr>
          <w:r>
            <w:rPr>
              <w:b/>
              <w:bCs/>
              <w:sz w:val="28"/>
              <w:szCs w:val="28"/>
            </w:rPr>
            <w:t xml:space="preserve">   </w:t>
          </w:r>
          <w:r>
            <w:rPr>
              <w:b/>
              <w:bCs/>
              <w:sz w:val="28"/>
              <w:szCs w:val="28"/>
            </w:rPr>
            <w:t>MICHELIN                                  US2</w:t>
          </w:r>
          <w:r>
            <w:rPr>
              <w:b/>
              <w:bCs/>
              <w:sz w:val="24"/>
              <w:szCs w:val="24"/>
            </w:rPr>
            <w:t xml:space="preserve">        </w:t>
          </w:r>
        </w:p>
        <w:p>
          <w:pPr>
            <w:pStyle w:val="Normal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</w:r>
        </w:p>
        <w:p>
          <w:pPr>
            <w:pStyle w:val="Normal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DN CHIPPER DRIVE BELT</w:t>
          </w:r>
        </w:p>
        <w:p>
          <w:pPr>
            <w:pStyle w:val="Normal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 </w:t>
          </w:r>
          <w:r>
            <w:rPr>
              <w:b/>
              <w:bCs/>
              <w:sz w:val="24"/>
              <w:szCs w:val="24"/>
            </w:rPr>
            <w:t>REPLACEMENT PROCEDURE</w:t>
          </w:r>
        </w:p>
      </w:tc>
      <w:tc>
        <w:tcPr>
          <w:tcW w:w="895" w:type="dxa"/>
          <w:tcBorders>
            <w:top w:val="single" w:sz="18" w:space="0" w:color="000000"/>
            <w:start w:val="single" w:sz="18" w:space="0" w:color="000000"/>
            <w:bottom w:val="single" w:sz="18" w:space="0" w:color="000000"/>
            <w:end w:val="dashed" w:sz="6" w:space="0" w:color="auto"/>
          </w:tcBorders>
        </w:tcPr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  <w:t xml:space="preserve">Doc.  #      </w:t>
          </w:r>
        </w:p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  <w:t xml:space="preserve">Dept.    </w:t>
          </w:r>
        </w:p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  <w:t>Rev.  #     Page #</w:t>
          </w:r>
        </w:p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  <w:t>Date:</w:t>
          </w:r>
        </w:p>
      </w:tc>
      <w:tc>
        <w:tcPr>
          <w:tcW w:w="1439" w:type="dxa"/>
          <w:tcBorders>
            <w:top w:val="single" w:sz="18" w:space="0" w:color="000000"/>
            <w:start w:val="dashed" w:sz="6" w:space="0" w:color="auto"/>
            <w:bottom w:val="single" w:sz="18" w:space="0" w:color="000000"/>
            <w:end w:val="single" w:sz="18" w:space="0" w:color="000000"/>
          </w:tcBorders>
        </w:tcPr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  <w:t>MNZAW003</w:t>
          </w:r>
        </w:p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  <w:t>NZ</w:t>
          </w:r>
        </w:p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  <w:t>0</w:t>
          </w:r>
        </w:p>
        <w:p>
          <w:pPr>
            <w:pStyle w:val="Normal"/>
            <w:rPr/>
          </w:pPr>
          <w:r>
            <w:rPr>
              <w:rStyle w:val="PageNumber"/>
              <w:b/>
              <w:bCs/>
            </w:rPr>
            <w:fldChar w:fldCharType="begin"/>
          </w:r>
          <w:r>
            <w:rPr>
              <w:rStyle w:val="PageNumber"/>
              <w:b/>
              <w:bCs/>
            </w:rPr>
            <w:instrText xml:space="preserve"> PAGE </w:instrText>
          </w:r>
          <w:r>
            <w:rPr>
              <w:rStyle w:val="PageNumber"/>
              <w:b/>
              <w:bCs/>
            </w:rPr>
            <w:fldChar w:fldCharType="separate"/>
          </w:r>
          <w:r>
            <w:rPr>
              <w:rStyle w:val="PageNumber"/>
              <w:b/>
              <w:bCs/>
            </w:rPr>
            <w:t>5</w:t>
          </w:r>
          <w:r>
            <w:rPr>
              <w:rStyle w:val="PageNumber"/>
              <w:b/>
              <w:bCs/>
            </w:rPr>
            <w:fldChar w:fldCharType="end"/>
          </w:r>
          <w:r>
            <w:rPr>
              <w:b/>
              <w:bCs/>
            </w:rPr>
            <w:t xml:space="preserve"> </w:t>
          </w:r>
          <w:r>
            <w:rPr>
              <w:b/>
              <w:bCs/>
            </w:rPr>
            <w:t>OF 5</w:t>
          </w:r>
        </w:p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  <w:t>1 SEP 98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">
    <w:lvl w:ilvl="0">
      <w:start w:val="1"/>
      <w:numFmt w:val="bullet"/>
      <w:lvlText w:val="·"/>
      <w:lvlJc w:val="start"/>
      <w:pPr>
        <w:tabs>
          <w:tab w:val="num" w:pos="288"/>
        </w:tabs>
        <w:ind w:start="288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5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revisionView w:insDel="0" w:formatting="0"/>
  <w:trackRevisions/>
  <w:defaultTabStop w:val="720"/>
  <w:autoHyphenation w:val="true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e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C:\APPS\WINWORD\TEMPLATE\NORMAL.DOT</Template>
  <TotalTime>487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1998-05-26T11:30:00Z</dcterms:created>
  <dc:creator>CDE</dc:creator>
  <dc:description/>
  <dc:language>en-US</dc:language>
  <cp:lastModifiedBy>CDE</cp:lastModifiedBy>
  <cp:lastPrinted>1998-06-09T07:44:00Z</cp:lastPrinted>
  <dcterms:modified xsi:type="dcterms:W3CDTF">1998-09-01T07:39:00Z</dcterms:modified>
  <cp:revision>37</cp:revision>
  <dc:subject/>
  <dc:title>DN CHIPPER DRIVE BELT REPLACEMENT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Author">
    <vt:lpwstr>Scott Kelly</vt:lpwstr>
  </property>
  <property fmtid="{D5CDD505-2E9C-101B-9397-08002B2CF9AE}" pid="3" name="display_urn:schemas-microsoft-com:office:office#Editor">
    <vt:lpwstr>Scott Kelly</vt:lpwstr>
  </property>
</Properties>
</file>