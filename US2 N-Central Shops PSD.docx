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61C78" w:rsidR="00FD1064" w:rsidP="00FD1064" w:rsidRDefault="00FD1064" w14:paraId="7C3E7C7D" w14:textId="77777777">
      <w:pPr>
        <w:jc w:val="center"/>
        <w:rPr>
          <w:rFonts w:ascii="Arial" w:hAnsi="Arial" w:cs="Arial"/>
          <w:b/>
          <w:bCs/>
          <w:sz w:val="48"/>
          <w:szCs w:val="48"/>
        </w:rPr>
      </w:pPr>
      <w:r w:rsidRPr="00961C78">
        <w:rPr>
          <w:rFonts w:ascii="Arial" w:hAnsi="Arial" w:cs="Arial"/>
          <w:b/>
          <w:bCs/>
          <w:color w:val="FF0000"/>
          <w:sz w:val="48"/>
          <w:szCs w:val="48"/>
        </w:rPr>
        <w:t>P</w:t>
      </w:r>
      <w:r w:rsidRPr="00961C78">
        <w:rPr>
          <w:rFonts w:ascii="Arial" w:hAnsi="Arial" w:cs="Arial"/>
          <w:b/>
          <w:bCs/>
          <w:sz w:val="48"/>
          <w:szCs w:val="48"/>
        </w:rPr>
        <w:t xml:space="preserve">ost </w:t>
      </w:r>
      <w:r w:rsidRPr="00961C78">
        <w:rPr>
          <w:rFonts w:ascii="Arial" w:hAnsi="Arial" w:cs="Arial"/>
          <w:b/>
          <w:bCs/>
          <w:color w:val="FF0000"/>
          <w:sz w:val="48"/>
          <w:szCs w:val="48"/>
        </w:rPr>
        <w:t>S</w:t>
      </w:r>
      <w:r w:rsidRPr="00961C78">
        <w:rPr>
          <w:rFonts w:ascii="Arial" w:hAnsi="Arial" w:cs="Arial"/>
          <w:b/>
          <w:bCs/>
          <w:sz w:val="48"/>
          <w:szCs w:val="48"/>
        </w:rPr>
        <w:t xml:space="preserve">afety </w:t>
      </w:r>
      <w:r w:rsidRPr="00961C78">
        <w:rPr>
          <w:rFonts w:ascii="Arial" w:hAnsi="Arial" w:cs="Arial"/>
          <w:b/>
          <w:bCs/>
          <w:color w:val="FF0000"/>
          <w:sz w:val="48"/>
          <w:szCs w:val="48"/>
        </w:rPr>
        <w:t>D</w:t>
      </w:r>
      <w:r w:rsidRPr="00961C78">
        <w:rPr>
          <w:rFonts w:ascii="Arial" w:hAnsi="Arial" w:cs="Arial"/>
          <w:b/>
          <w:bCs/>
          <w:sz w:val="48"/>
          <w:szCs w:val="48"/>
        </w:rPr>
        <w:t>ossier</w:t>
      </w:r>
    </w:p>
    <w:p w:rsidRPr="00961C78" w:rsidR="00FD1064" w:rsidP="00FD1064" w:rsidRDefault="00FD1064" w14:paraId="043ACDC3" w14:textId="77777777">
      <w:pPr>
        <w:jc w:val="center"/>
        <w:rPr>
          <w:rFonts w:ascii="Arial" w:hAnsi="Arial" w:cs="Arial"/>
          <w:b/>
          <w:bCs/>
          <w:sz w:val="10"/>
          <w:szCs w:val="10"/>
        </w:rPr>
      </w:pPr>
    </w:p>
    <w:p w:rsidRPr="000B36B6" w:rsidR="00FD1064" w:rsidP="00FD1064" w:rsidRDefault="00FD1064" w14:paraId="5EF4592D" w14:textId="77777777">
      <w:pPr>
        <w:jc w:val="center"/>
        <w:rPr>
          <w:rFonts w:ascii="Arial" w:hAnsi="Arial" w:cs="Arial"/>
          <w:b/>
          <w:bCs/>
          <w:sz w:val="32"/>
          <w:szCs w:val="32"/>
        </w:rPr>
      </w:pPr>
      <w:r w:rsidRPr="000B36B6">
        <w:rPr>
          <w:rFonts w:ascii="Arial" w:hAnsi="Arial" w:cs="Arial"/>
          <w:b/>
          <w:bCs/>
          <w:sz w:val="32"/>
          <w:szCs w:val="32"/>
        </w:rPr>
        <w:t>SAFETY HYGIENE ERGONOMICS</w:t>
      </w:r>
    </w:p>
    <w:p w:rsidRPr="00961C78" w:rsidR="00FD1064" w:rsidP="00FD1064" w:rsidRDefault="00FD1064" w14:paraId="5F0DFB0C" w14:textId="77777777">
      <w:pPr>
        <w:jc w:val="center"/>
        <w:rPr>
          <w:rFonts w:ascii="Arial" w:hAnsi="Arial" w:cs="Arial"/>
          <w:b/>
          <w:bCs/>
          <w:sz w:val="10"/>
          <w:szCs w:val="10"/>
        </w:rPr>
      </w:pPr>
    </w:p>
    <w:p w:rsidRPr="000B36B6" w:rsidR="00370ECB" w:rsidP="00FD1064" w:rsidRDefault="00FD1064" w14:paraId="3664E42F" w14:textId="77777777">
      <w:pPr>
        <w:jc w:val="center"/>
        <w:rPr>
          <w:rFonts w:ascii="Arial" w:hAnsi="Arial" w:cs="Arial"/>
          <w:b/>
          <w:bCs/>
          <w:sz w:val="32"/>
          <w:szCs w:val="32"/>
        </w:rPr>
      </w:pPr>
      <w:r w:rsidRPr="000B36B6">
        <w:rPr>
          <w:rFonts w:ascii="Arial" w:hAnsi="Arial" w:cs="Arial"/>
          <w:b/>
          <w:bCs/>
          <w:sz w:val="32"/>
          <w:szCs w:val="32"/>
        </w:rPr>
        <w:t>PROCESS</w:t>
      </w:r>
      <w:r w:rsidRPr="000B36B6" w:rsidR="00250372">
        <w:rPr>
          <w:rFonts w:ascii="Arial" w:hAnsi="Arial" w:cs="Arial"/>
          <w:b/>
          <w:bCs/>
          <w:sz w:val="32"/>
          <w:szCs w:val="32"/>
        </w:rPr>
        <w:t>:</w:t>
      </w:r>
      <w:r w:rsidRPr="000B36B6" w:rsidR="00CC2AA0">
        <w:rPr>
          <w:rFonts w:ascii="Arial" w:hAnsi="Arial" w:cs="Arial"/>
          <w:b/>
          <w:bCs/>
          <w:sz w:val="32"/>
          <w:szCs w:val="32"/>
        </w:rPr>
        <w:t xml:space="preserve"> </w:t>
      </w:r>
      <w:r w:rsidR="006D3153">
        <w:rPr>
          <w:rFonts w:ascii="Arial" w:hAnsi="Arial" w:cs="Arial"/>
          <w:b/>
          <w:bCs/>
          <w:sz w:val="32"/>
          <w:szCs w:val="32"/>
        </w:rPr>
        <w:t>US</w:t>
      </w:r>
      <w:r w:rsidR="00DE43F8">
        <w:rPr>
          <w:rFonts w:ascii="Arial" w:hAnsi="Arial" w:cs="Arial"/>
          <w:b/>
          <w:bCs/>
          <w:sz w:val="32"/>
          <w:szCs w:val="32"/>
        </w:rPr>
        <w:t>2</w:t>
      </w:r>
      <w:r w:rsidR="006D3153">
        <w:rPr>
          <w:rFonts w:ascii="Arial" w:hAnsi="Arial" w:cs="Arial"/>
          <w:b/>
          <w:bCs/>
          <w:sz w:val="32"/>
          <w:szCs w:val="32"/>
        </w:rPr>
        <w:t xml:space="preserve"> </w:t>
      </w:r>
      <w:r w:rsidRPr="000B36B6" w:rsidR="00D9148A">
        <w:rPr>
          <w:rFonts w:ascii="Arial" w:hAnsi="Arial" w:cs="Arial"/>
          <w:b/>
          <w:bCs/>
          <w:sz w:val="32"/>
          <w:szCs w:val="32"/>
        </w:rPr>
        <w:t>N-Central Shop</w:t>
      </w:r>
      <w:r w:rsidRPr="000B36B6" w:rsidR="00DB3462">
        <w:rPr>
          <w:rFonts w:ascii="Arial" w:hAnsi="Arial" w:cs="Arial"/>
          <w:b/>
          <w:bCs/>
          <w:sz w:val="32"/>
          <w:szCs w:val="32"/>
        </w:rPr>
        <w:t>s</w:t>
      </w:r>
      <w:r w:rsidRPr="000B36B6" w:rsidR="00D85B70">
        <w:rPr>
          <w:rFonts w:ascii="Arial" w:hAnsi="Arial" w:cs="Arial"/>
          <w:b/>
          <w:bCs/>
          <w:sz w:val="32"/>
          <w:szCs w:val="32"/>
        </w:rPr>
        <w:t xml:space="preserve"> &amp; Equipment</w:t>
      </w:r>
    </w:p>
    <w:p w:rsidRPr="00A3756D" w:rsidR="00860C80" w:rsidP="00860C80" w:rsidRDefault="00C25B0F" w14:paraId="5792BD55" w14:textId="77777777">
      <w:pPr>
        <w:rPr>
          <w:rFonts w:ascii="Arial" w:hAnsi="Arial" w:cs="Arial"/>
          <w:b/>
          <w:bCs/>
          <w:sz w:val="20"/>
          <w:szCs w:val="20"/>
        </w:rPr>
      </w:pPr>
      <w:r>
        <w:rPr>
          <w:rFonts w:ascii="Arial" w:hAnsi="Arial" w:cs="Arial"/>
          <w:b/>
          <w:bCs/>
          <w:sz w:val="48"/>
          <w:szCs w:val="48"/>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sidR="00A3756D">
        <w:rPr>
          <w:rFonts w:ascii="Arial" w:hAnsi="Arial" w:cs="Arial"/>
          <w:b/>
          <w:bCs/>
          <w:sz w:val="20"/>
          <w:szCs w:val="20"/>
        </w:rPr>
        <w:t xml:space="preserve"> </w:t>
      </w:r>
    </w:p>
    <w:p w:rsidR="00C37EB9" w:rsidP="00982E23" w:rsidRDefault="00921805" w14:paraId="3376530D" w14:textId="5DBDA937">
      <w:pPr>
        <w:jc w:val="center"/>
        <w:rPr>
          <w:rFonts w:ascii="Arial" w:hAnsi="Arial" w:cs="Arial"/>
          <w:b/>
          <w:bCs/>
          <w:sz w:val="96"/>
          <w:szCs w:val="96"/>
        </w:rPr>
      </w:pPr>
      <w:r>
        <w:rPr>
          <w:rFonts w:ascii="Arial" w:hAnsi="Arial" w:cs="Arial"/>
          <w:b/>
          <w:bCs/>
          <w:noProof/>
          <w:sz w:val="96"/>
          <w:szCs w:val="96"/>
        </w:rPr>
        <w:drawing>
          <wp:inline distT="0" distB="0" distL="0" distR="0" wp14:anchorId="6EF697B9" wp14:editId="2185E7F9">
            <wp:extent cx="2924175" cy="2190750"/>
            <wp:effectExtent l="0" t="0" r="0" b="0"/>
            <wp:docPr id="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4175" cy="2190750"/>
                    </a:xfrm>
                    <a:prstGeom prst="rect">
                      <a:avLst/>
                    </a:prstGeom>
                    <a:noFill/>
                    <a:ln>
                      <a:noFill/>
                    </a:ln>
                  </pic:spPr>
                </pic:pic>
              </a:graphicData>
            </a:graphic>
          </wp:inline>
        </w:drawing>
      </w:r>
    </w:p>
    <w:p w:rsidRPr="007F6B90" w:rsidR="00A3756D" w:rsidP="00860C80" w:rsidRDefault="00C25B0F" w14:paraId="5D5CE626" w14:textId="77777777">
      <w:pPr>
        <w:rPr>
          <w:rFonts w:ascii="Arial" w:hAnsi="Arial" w:cs="Arial"/>
          <w:b/>
          <w:bCs/>
          <w:sz w:val="16"/>
          <w:szCs w:val="16"/>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p>
    <w:p w:rsidRPr="007F6B90" w:rsidR="00C25B0F" w:rsidP="00860C80" w:rsidRDefault="00C25B0F" w14:paraId="4FF62422" w14:textId="77777777">
      <w:pPr>
        <w:rPr>
          <w:rFonts w:ascii="Arial" w:hAnsi="Arial" w:cs="Arial"/>
          <w:b/>
          <w:bCs/>
          <w:sz w:val="10"/>
          <w:szCs w:val="10"/>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p>
    <w:p w:rsidR="006D3153" w:rsidRDefault="006D3153" w14:paraId="30D50E82" w14:textId="77777777">
      <w:pPr>
        <w:jc w:val="center"/>
        <w:rPr>
          <w:rFonts w:ascii="Arial" w:hAnsi="Arial" w:cs="Arial"/>
          <w:b/>
          <w:bCs/>
          <w:color w:val="FF0000"/>
          <w:sz w:val="20"/>
          <w:szCs w:val="20"/>
        </w:rPr>
      </w:pPr>
    </w:p>
    <w:p w:rsidR="006D3153" w:rsidRDefault="00921805" w14:paraId="789A691D" w14:textId="251C490A">
      <w:pPr>
        <w:jc w:val="center"/>
        <w:rPr>
          <w:rFonts w:ascii="Arial" w:hAnsi="Arial" w:cs="Arial"/>
          <w:b/>
          <w:bCs/>
          <w:color w:val="FF0000"/>
          <w:sz w:val="20"/>
          <w:szCs w:val="20"/>
        </w:rPr>
      </w:pPr>
      <w:r>
        <w:rPr>
          <w:rFonts w:ascii="Arial" w:hAnsi="Arial" w:cs="Arial"/>
          <w:b/>
          <w:bCs/>
          <w:noProof/>
          <w:color w:val="FF0000"/>
          <w:sz w:val="20"/>
          <w:szCs w:val="20"/>
        </w:rPr>
        <w:drawing>
          <wp:inline distT="0" distB="0" distL="0" distR="0" wp14:anchorId="052781AE" wp14:editId="09306B02">
            <wp:extent cx="3048000" cy="2286000"/>
            <wp:effectExtent l="0" t="0" r="0" b="0"/>
            <wp:docPr id="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rsidR="006D3153" w:rsidRDefault="006D3153" w14:paraId="56BF8036" w14:textId="77777777">
      <w:pPr>
        <w:jc w:val="center"/>
        <w:rPr>
          <w:rFonts w:ascii="Arial" w:hAnsi="Arial" w:cs="Arial"/>
          <w:b/>
          <w:bCs/>
          <w:color w:val="FF0000"/>
          <w:sz w:val="20"/>
          <w:szCs w:val="20"/>
        </w:rPr>
      </w:pPr>
    </w:p>
    <w:p w:rsidR="006D3153" w:rsidRDefault="006D3153" w14:paraId="0BA66911" w14:textId="77777777">
      <w:pPr>
        <w:jc w:val="center"/>
        <w:rPr>
          <w:rFonts w:ascii="Arial" w:hAnsi="Arial" w:cs="Arial"/>
          <w:b/>
          <w:bCs/>
          <w:color w:val="FF0000"/>
          <w:sz w:val="20"/>
          <w:szCs w:val="20"/>
        </w:rPr>
      </w:pPr>
    </w:p>
    <w:p w:rsidR="006D3153" w:rsidRDefault="006D3153" w14:paraId="0A1975AA" w14:textId="77777777">
      <w:pPr>
        <w:jc w:val="center"/>
        <w:rPr>
          <w:rFonts w:ascii="Arial" w:hAnsi="Arial" w:cs="Arial"/>
          <w:b/>
          <w:bCs/>
          <w:color w:val="FF0000"/>
          <w:sz w:val="20"/>
          <w:szCs w:val="20"/>
        </w:rPr>
      </w:pPr>
    </w:p>
    <w:p w:rsidR="006D3153" w:rsidRDefault="006D3153" w14:paraId="0DC3AEFC" w14:textId="77777777">
      <w:pPr>
        <w:jc w:val="center"/>
        <w:rPr>
          <w:rFonts w:ascii="Arial" w:hAnsi="Arial" w:cs="Arial"/>
          <w:b/>
          <w:bCs/>
          <w:color w:val="FF0000"/>
          <w:sz w:val="20"/>
          <w:szCs w:val="20"/>
        </w:rPr>
      </w:pPr>
    </w:p>
    <w:p w:rsidRPr="007F6B90" w:rsidR="006D3153" w:rsidRDefault="006D3153" w14:paraId="271CC42D" w14:textId="77777777">
      <w:pPr>
        <w:jc w:val="center"/>
        <w:rPr>
          <w:rFonts w:ascii="Arial" w:hAnsi="Arial" w:cs="Arial"/>
          <w:b/>
          <w:bCs/>
          <w:color w:val="FF0000"/>
          <w:sz w:val="20"/>
          <w:szCs w:val="20"/>
        </w:rPr>
      </w:pPr>
    </w:p>
    <w:p w:rsidRPr="00CC2AA0" w:rsidR="00CC2AA0" w:rsidRDefault="00CC2AA0" w14:paraId="159EC8E5" w14:textId="77777777">
      <w:pPr>
        <w:jc w:val="center"/>
        <w:rPr>
          <w:rFonts w:ascii="Arial" w:hAnsi="Arial" w:cs="Arial"/>
          <w:b/>
          <w:bCs/>
          <w:color w:val="FF0000"/>
          <w:sz w:val="44"/>
          <w:szCs w:val="44"/>
        </w:rPr>
        <w:sectPr w:rsidRPr="00CC2AA0" w:rsidR="00CC2AA0" w:rsidSect="00C46E6E">
          <w:headerReference w:type="default" r:id="rId13"/>
          <w:footerReference w:type="even" r:id="rId14"/>
          <w:footerReference w:type="default" r:id="rId15"/>
          <w:pgSz w:w="11906" w:h="16838" w:orient="portrait"/>
          <w:pgMar w:top="720" w:right="720" w:bottom="720" w:left="720" w:header="709" w:footer="709" w:gutter="0"/>
          <w:cols w:space="708"/>
          <w:docGrid w:linePitch="360"/>
        </w:sectPr>
      </w:pPr>
      <w:r w:rsidRPr="00CC2AA0">
        <w:rPr>
          <w:rFonts w:ascii="Arial" w:hAnsi="Arial" w:cs="Arial"/>
          <w:b/>
          <w:bCs/>
          <w:color w:val="FF0000"/>
          <w:sz w:val="44"/>
          <w:szCs w:val="44"/>
        </w:rPr>
        <w:t xml:space="preserve">Process Step: </w:t>
      </w:r>
      <w:r w:rsidR="006D3153">
        <w:rPr>
          <w:rFonts w:ascii="Arial" w:hAnsi="Arial" w:cs="Arial"/>
          <w:b/>
          <w:bCs/>
          <w:color w:val="FF0000"/>
          <w:sz w:val="44"/>
          <w:szCs w:val="44"/>
        </w:rPr>
        <w:t>US</w:t>
      </w:r>
      <w:r w:rsidR="00DE43F8">
        <w:rPr>
          <w:rFonts w:ascii="Arial" w:hAnsi="Arial" w:cs="Arial"/>
          <w:b/>
          <w:bCs/>
          <w:color w:val="FF0000"/>
          <w:sz w:val="44"/>
          <w:szCs w:val="44"/>
        </w:rPr>
        <w:t>2</w:t>
      </w:r>
      <w:r w:rsidR="006D3153">
        <w:rPr>
          <w:rFonts w:ascii="Arial" w:hAnsi="Arial" w:cs="Arial"/>
          <w:b/>
          <w:bCs/>
          <w:color w:val="FF0000"/>
          <w:sz w:val="44"/>
          <w:szCs w:val="44"/>
        </w:rPr>
        <w:t xml:space="preserve"> </w:t>
      </w:r>
      <w:r w:rsidR="006C5805">
        <w:rPr>
          <w:rFonts w:ascii="Arial" w:hAnsi="Arial" w:cs="Arial"/>
          <w:b/>
          <w:bCs/>
          <w:color w:val="FF0000"/>
          <w:sz w:val="44"/>
          <w:szCs w:val="44"/>
        </w:rPr>
        <w:t>N-Central Shop</w:t>
      </w:r>
      <w:r w:rsidR="00DB3462">
        <w:rPr>
          <w:rFonts w:ascii="Arial" w:hAnsi="Arial" w:cs="Arial"/>
          <w:b/>
          <w:bCs/>
          <w:color w:val="FF0000"/>
          <w:sz w:val="44"/>
          <w:szCs w:val="44"/>
        </w:rPr>
        <w:t>s</w:t>
      </w:r>
      <w:r w:rsidR="000B36B6">
        <w:rPr>
          <w:rFonts w:ascii="Arial" w:hAnsi="Arial" w:cs="Arial"/>
          <w:b/>
          <w:bCs/>
          <w:color w:val="FF0000"/>
          <w:sz w:val="44"/>
          <w:szCs w:val="44"/>
        </w:rPr>
        <w:t xml:space="preserve"> &amp; Equipment</w:t>
      </w:r>
    </w:p>
    <w:tbl>
      <w:tblPr>
        <w:tblW w:w="10017" w:type="dxa"/>
        <w:tblInd w:w="-347" w:type="dxa"/>
        <w:tblLayout w:type="fixed"/>
        <w:tblCellMar>
          <w:left w:w="70" w:type="dxa"/>
          <w:right w:w="70" w:type="dxa"/>
        </w:tblCellMar>
        <w:tblLook w:val="0000" w:firstRow="0" w:lastRow="0" w:firstColumn="0" w:lastColumn="0" w:noHBand="0" w:noVBand="0"/>
      </w:tblPr>
      <w:tblGrid>
        <w:gridCol w:w="1257"/>
        <w:gridCol w:w="7320"/>
        <w:gridCol w:w="1440"/>
      </w:tblGrid>
      <w:tr w:rsidR="00A97C9C" w14:paraId="065EBD90" w14:textId="77777777">
        <w:trPr>
          <w:trHeight w:val="300"/>
        </w:trPr>
        <w:tc>
          <w:tcPr>
            <w:tcW w:w="1257" w:type="dxa"/>
          </w:tcPr>
          <w:p w:rsidR="00A97C9C" w:rsidP="00A97C9C" w:rsidRDefault="00A97C9C" w14:paraId="078DA4CE" w14:textId="77777777">
            <w:pPr>
              <w:jc w:val="center"/>
              <w:rPr>
                <w:rFonts w:ascii="Arial" w:hAnsi="Arial" w:cs="Arial"/>
                <w:b/>
              </w:rPr>
            </w:pPr>
            <w:r>
              <w:rPr>
                <w:rFonts w:ascii="Arial" w:hAnsi="Arial" w:cs="Arial"/>
              </w:rPr>
              <w:br w:type="page"/>
            </w:r>
            <w:r>
              <w:rPr>
                <w:rFonts w:ascii="Arial" w:hAnsi="Arial" w:cs="Arial"/>
              </w:rPr>
              <w:br w:type="page"/>
            </w:r>
          </w:p>
        </w:tc>
        <w:tc>
          <w:tcPr>
            <w:tcW w:w="7320" w:type="dxa"/>
            <w:tcBorders>
              <w:top w:val="single" w:color="auto" w:sz="6" w:space="0"/>
              <w:left w:val="single" w:color="auto" w:sz="6" w:space="0"/>
              <w:bottom w:val="single" w:color="auto" w:sz="6" w:space="0"/>
              <w:right w:val="single" w:color="auto" w:sz="6" w:space="0"/>
            </w:tcBorders>
            <w:shd w:val="pct25" w:color="auto" w:fill="auto"/>
          </w:tcPr>
          <w:p w:rsidR="006D3153" w:rsidP="006D3153" w:rsidRDefault="00A97C9C" w14:paraId="5FF81B5F" w14:textId="77777777">
            <w:pPr>
              <w:jc w:val="center"/>
              <w:rPr>
                <w:rFonts w:ascii="Arial" w:hAnsi="Arial" w:cs="Arial"/>
                <w:b/>
                <w:bCs/>
                <w:sz w:val="36"/>
                <w:szCs w:val="36"/>
              </w:rPr>
            </w:pPr>
            <w:r>
              <w:rPr>
                <w:rFonts w:ascii="Arial" w:hAnsi="Arial" w:cs="Arial"/>
                <w:b/>
                <w:bCs/>
                <w:sz w:val="36"/>
                <w:szCs w:val="36"/>
              </w:rPr>
              <w:t xml:space="preserve">2 - </w:t>
            </w:r>
            <w:r w:rsidRPr="00A97C9C">
              <w:rPr>
                <w:rFonts w:ascii="Arial" w:hAnsi="Arial" w:cs="Arial"/>
                <w:b/>
                <w:bCs/>
                <w:sz w:val="36"/>
                <w:szCs w:val="36"/>
              </w:rPr>
              <w:t xml:space="preserve">Outline of the Dossier for </w:t>
            </w:r>
            <w:r w:rsidR="006D3153">
              <w:rPr>
                <w:rFonts w:ascii="Arial" w:hAnsi="Arial" w:cs="Arial"/>
                <w:b/>
                <w:bCs/>
                <w:sz w:val="36"/>
                <w:szCs w:val="36"/>
              </w:rPr>
              <w:t xml:space="preserve">US8 </w:t>
            </w:r>
          </w:p>
          <w:p w:rsidRPr="00A97C9C" w:rsidR="00A97C9C" w:rsidP="006D3153" w:rsidRDefault="006D3153" w14:paraId="4C3EEF9E" w14:textId="77777777">
            <w:pPr>
              <w:jc w:val="center"/>
              <w:rPr>
                <w:rFonts w:ascii="Arial" w:hAnsi="Arial" w:cs="Arial"/>
                <w:b/>
                <w:bCs/>
                <w:sz w:val="36"/>
                <w:szCs w:val="36"/>
              </w:rPr>
            </w:pPr>
            <w:r>
              <w:rPr>
                <w:rFonts w:ascii="Arial" w:hAnsi="Arial" w:cs="Arial"/>
                <w:b/>
                <w:bCs/>
                <w:sz w:val="36"/>
                <w:szCs w:val="36"/>
              </w:rPr>
              <w:t>N</w:t>
            </w:r>
            <w:r w:rsidR="00972CEE">
              <w:rPr>
                <w:rFonts w:ascii="Arial" w:hAnsi="Arial" w:cs="Arial"/>
                <w:b/>
                <w:bCs/>
                <w:sz w:val="36"/>
                <w:szCs w:val="36"/>
              </w:rPr>
              <w:t xml:space="preserve"> Central Shop</w:t>
            </w:r>
            <w:r w:rsidR="00DB3462">
              <w:rPr>
                <w:rFonts w:ascii="Arial" w:hAnsi="Arial" w:cs="Arial"/>
                <w:b/>
                <w:bCs/>
                <w:sz w:val="36"/>
                <w:szCs w:val="36"/>
              </w:rPr>
              <w:t>s</w:t>
            </w:r>
            <w:r w:rsidR="00EF1C53">
              <w:rPr>
                <w:rFonts w:ascii="Arial" w:hAnsi="Arial" w:cs="Arial"/>
                <w:b/>
                <w:bCs/>
                <w:sz w:val="36"/>
                <w:szCs w:val="36"/>
              </w:rPr>
              <w:t xml:space="preserve"> &amp; Equipment</w:t>
            </w:r>
          </w:p>
        </w:tc>
        <w:tc>
          <w:tcPr>
            <w:tcW w:w="1440" w:type="dxa"/>
          </w:tcPr>
          <w:p w:rsidR="00A97C9C" w:rsidP="00A97C9C" w:rsidRDefault="00A97C9C" w14:paraId="257B4DA7" w14:textId="77777777">
            <w:pPr>
              <w:jc w:val="center"/>
              <w:rPr>
                <w:rFonts w:ascii="Arial" w:hAnsi="Arial" w:cs="Arial"/>
                <w:b/>
              </w:rPr>
            </w:pPr>
          </w:p>
        </w:tc>
      </w:tr>
    </w:tbl>
    <w:p w:rsidR="00C768D2" w:rsidRDefault="00C768D2" w14:paraId="7B9AF222" w14:textId="77777777">
      <w:pPr>
        <w:jc w:val="center"/>
        <w:rPr>
          <w:rFonts w:ascii="Arial" w:hAnsi="Arial" w:cs="Arial"/>
          <w:b/>
          <w:bCs/>
          <w:sz w:val="56"/>
          <w:szCs w:val="56"/>
        </w:rPr>
      </w:pPr>
    </w:p>
    <w:p w:rsidRPr="007251B0" w:rsidR="00460D1B" w:rsidP="00460D1B" w:rsidRDefault="00460D1B" w14:paraId="024804BB" w14:textId="77777777">
      <w:pPr>
        <w:rPr>
          <w:rFonts w:ascii="Arial" w:hAnsi="Arial" w:cs="Arial"/>
          <w:b/>
          <w:sz w:val="28"/>
          <w:szCs w:val="28"/>
        </w:rPr>
      </w:pPr>
      <w:r>
        <w:rPr>
          <w:rFonts w:ascii="Arial" w:hAnsi="Arial" w:cs="Arial"/>
          <w:b/>
          <w:sz w:val="28"/>
          <w:szCs w:val="28"/>
        </w:rPr>
        <w:t>Sections</w:t>
      </w:r>
      <w:r w:rsidRPr="007251B0">
        <w:rPr>
          <w:rFonts w:ascii="Arial" w:hAnsi="Arial" w:cs="Arial"/>
          <w:b/>
          <w:sz w:val="28"/>
          <w:szCs w:val="28"/>
        </w:rPr>
        <w:t>:</w:t>
      </w:r>
    </w:p>
    <w:p w:rsidR="00460D1B" w:rsidP="00460D1B" w:rsidRDefault="00460D1B" w14:paraId="1FEA2F82" w14:textId="77777777">
      <w:pPr>
        <w:rPr>
          <w:rFonts w:ascii="Arial" w:hAnsi="Arial" w:cs="Arial"/>
        </w:rPr>
      </w:pPr>
    </w:p>
    <w:p w:rsidRPr="00150E72" w:rsidR="00460D1B" w:rsidP="00460D1B" w:rsidRDefault="00FA5B02" w14:paraId="762D6332" w14:textId="77777777">
      <w:pPr>
        <w:numPr>
          <w:ilvl w:val="0"/>
          <w:numId w:val="11"/>
        </w:numPr>
        <w:rPr>
          <w:rFonts w:ascii="Arial" w:hAnsi="Arial" w:cs="Arial"/>
          <w:b/>
        </w:rPr>
      </w:pPr>
      <w:r>
        <w:rPr>
          <w:rFonts w:ascii="Arial" w:hAnsi="Arial" w:cs="Arial"/>
          <w:b/>
        </w:rPr>
        <w:t xml:space="preserve">1 - </w:t>
      </w:r>
      <w:r w:rsidR="00E43959">
        <w:rPr>
          <w:rFonts w:ascii="Arial" w:hAnsi="Arial" w:cs="Arial"/>
          <w:b/>
        </w:rPr>
        <w:t xml:space="preserve">General </w:t>
      </w:r>
      <w:r w:rsidR="00401618">
        <w:rPr>
          <w:rFonts w:ascii="Arial" w:hAnsi="Arial" w:cs="Arial"/>
          <w:b/>
        </w:rPr>
        <w:t xml:space="preserve">View of the </w:t>
      </w:r>
      <w:r w:rsidR="00E43959">
        <w:rPr>
          <w:rFonts w:ascii="Arial" w:hAnsi="Arial" w:cs="Arial"/>
          <w:b/>
        </w:rPr>
        <w:t>Shops</w:t>
      </w:r>
    </w:p>
    <w:p w:rsidRPr="00150E72" w:rsidR="00460D1B" w:rsidP="00460D1B" w:rsidRDefault="00460D1B" w14:paraId="46436542" w14:textId="77777777">
      <w:pPr>
        <w:rPr>
          <w:rFonts w:ascii="Arial" w:hAnsi="Arial" w:cs="Arial"/>
          <w:b/>
        </w:rPr>
      </w:pPr>
    </w:p>
    <w:p w:rsidRPr="00150E72" w:rsidR="00460D1B" w:rsidP="00460D1B" w:rsidRDefault="00460D1B" w14:paraId="229064A1" w14:textId="77777777">
      <w:pPr>
        <w:numPr>
          <w:ilvl w:val="0"/>
          <w:numId w:val="11"/>
        </w:numPr>
        <w:rPr>
          <w:rFonts w:ascii="Arial" w:hAnsi="Arial" w:cs="Arial"/>
          <w:b/>
        </w:rPr>
      </w:pPr>
      <w:r w:rsidRPr="00150E72">
        <w:rPr>
          <w:rFonts w:ascii="Arial" w:hAnsi="Arial" w:cs="Arial"/>
          <w:b/>
        </w:rPr>
        <w:t>2 - Outline of Dossier contents</w:t>
      </w:r>
    </w:p>
    <w:p w:rsidRPr="00150E72" w:rsidR="00460D1B" w:rsidP="00460D1B" w:rsidRDefault="00460D1B" w14:paraId="18712B30" w14:textId="77777777">
      <w:pPr>
        <w:rPr>
          <w:rFonts w:ascii="Arial" w:hAnsi="Arial" w:cs="Arial"/>
          <w:b/>
        </w:rPr>
      </w:pPr>
    </w:p>
    <w:p w:rsidRPr="00150E72" w:rsidR="00460D1B" w:rsidP="00460D1B" w:rsidRDefault="00460D1B" w14:paraId="48929AD7" w14:textId="77777777">
      <w:pPr>
        <w:numPr>
          <w:ilvl w:val="0"/>
          <w:numId w:val="11"/>
        </w:numPr>
        <w:rPr>
          <w:rFonts w:ascii="Arial" w:hAnsi="Arial" w:cs="Arial"/>
          <w:b/>
        </w:rPr>
      </w:pPr>
      <w:r w:rsidRPr="00150E72">
        <w:rPr>
          <w:rFonts w:ascii="Arial" w:hAnsi="Arial" w:cs="Arial"/>
          <w:b/>
        </w:rPr>
        <w:t>3 - Responsibilities</w:t>
      </w:r>
    </w:p>
    <w:p w:rsidRPr="00150E72" w:rsidR="00460D1B" w:rsidP="00460D1B" w:rsidRDefault="00460D1B" w14:paraId="3B4B121B" w14:textId="77777777">
      <w:pPr>
        <w:rPr>
          <w:rFonts w:ascii="Arial" w:hAnsi="Arial" w:cs="Arial"/>
          <w:b/>
        </w:rPr>
      </w:pPr>
    </w:p>
    <w:p w:rsidRPr="00150E72" w:rsidR="00460D1B" w:rsidP="00460D1B" w:rsidRDefault="00853B27" w14:paraId="4A027425" w14:textId="77777777">
      <w:pPr>
        <w:numPr>
          <w:ilvl w:val="0"/>
          <w:numId w:val="11"/>
        </w:numPr>
        <w:rPr>
          <w:rFonts w:ascii="Arial" w:hAnsi="Arial" w:cs="Arial"/>
          <w:b/>
        </w:rPr>
      </w:pPr>
      <w:r>
        <w:rPr>
          <w:rFonts w:ascii="Arial" w:hAnsi="Arial" w:cs="Arial"/>
          <w:b/>
        </w:rPr>
        <w:t xml:space="preserve">4 - </w:t>
      </w:r>
      <w:r w:rsidRPr="00150E72" w:rsidR="00460D1B">
        <w:rPr>
          <w:rFonts w:ascii="Arial" w:hAnsi="Arial" w:cs="Arial"/>
          <w:b/>
        </w:rPr>
        <w:t>Record of revisions</w:t>
      </w:r>
    </w:p>
    <w:p w:rsidRPr="00150E72" w:rsidR="00460D1B" w:rsidP="00460D1B" w:rsidRDefault="00460D1B" w14:paraId="5B2E7D37" w14:textId="77777777">
      <w:pPr>
        <w:rPr>
          <w:rFonts w:ascii="Arial" w:hAnsi="Arial" w:cs="Arial"/>
          <w:b/>
        </w:rPr>
      </w:pPr>
    </w:p>
    <w:p w:rsidRPr="00EE0734" w:rsidR="00D973C0" w:rsidP="00EE0734" w:rsidRDefault="00460D1B" w14:paraId="218695A7" w14:textId="77777777">
      <w:pPr>
        <w:numPr>
          <w:ilvl w:val="0"/>
          <w:numId w:val="11"/>
        </w:numPr>
        <w:rPr>
          <w:rFonts w:ascii="Arial" w:hAnsi="Arial" w:cs="Arial"/>
          <w:sz w:val="32"/>
          <w:szCs w:val="32"/>
        </w:rPr>
      </w:pPr>
      <w:r w:rsidRPr="00EE0734">
        <w:rPr>
          <w:rFonts w:ascii="Arial" w:hAnsi="Arial" w:cs="Arial"/>
          <w:b/>
        </w:rPr>
        <w:t>5</w:t>
      </w:r>
      <w:r w:rsidR="00FA5B02">
        <w:rPr>
          <w:rFonts w:ascii="Arial" w:hAnsi="Arial" w:cs="Arial"/>
          <w:b/>
        </w:rPr>
        <w:t xml:space="preserve"> - </w:t>
      </w:r>
      <w:r w:rsidRPr="00EE0734" w:rsidR="00EE0734">
        <w:rPr>
          <w:rFonts w:ascii="Arial" w:hAnsi="Arial" w:cs="Arial"/>
          <w:b/>
        </w:rPr>
        <w:t>List of US8 N-Central – Mechanical, Machining, Fabrication, Repair and Electrical Shops Equipment w/PPE requirements and other instructions!</w:t>
      </w:r>
    </w:p>
    <w:p w:rsidR="00EE0734" w:rsidP="00EE0734" w:rsidRDefault="00EE0734" w14:paraId="4327E602" w14:textId="77777777">
      <w:pPr>
        <w:pStyle w:val="ListParagraph"/>
        <w:rPr>
          <w:rFonts w:ascii="Arial" w:hAnsi="Arial" w:cs="Arial"/>
          <w:sz w:val="32"/>
          <w:szCs w:val="32"/>
        </w:rPr>
      </w:pPr>
    </w:p>
    <w:p w:rsidRPr="00EE0734" w:rsidR="00EE0734" w:rsidP="00EE0734" w:rsidRDefault="00FA5B02" w14:paraId="6CAFB95C" w14:textId="77777777">
      <w:pPr>
        <w:numPr>
          <w:ilvl w:val="0"/>
          <w:numId w:val="11"/>
        </w:numPr>
        <w:rPr>
          <w:rFonts w:ascii="Arial" w:hAnsi="Arial" w:cs="Arial"/>
          <w:sz w:val="32"/>
          <w:szCs w:val="32"/>
        </w:rPr>
      </w:pPr>
      <w:r>
        <w:rPr>
          <w:rFonts w:ascii="Arial" w:hAnsi="Arial" w:cs="Arial"/>
          <w:b/>
        </w:rPr>
        <w:t xml:space="preserve">6 - </w:t>
      </w:r>
      <w:r w:rsidR="00EE0734">
        <w:rPr>
          <w:rFonts w:ascii="Arial" w:hAnsi="Arial" w:cs="Arial"/>
          <w:b/>
        </w:rPr>
        <w:t>Hazards encountered while operating machines in NC</w:t>
      </w:r>
    </w:p>
    <w:p w:rsidR="00EE0734" w:rsidP="00EE0734" w:rsidRDefault="00EE0734" w14:paraId="2C66E813" w14:textId="77777777">
      <w:pPr>
        <w:pStyle w:val="ListParagraph"/>
        <w:rPr>
          <w:rFonts w:ascii="Arial" w:hAnsi="Arial" w:cs="Arial"/>
          <w:sz w:val="32"/>
          <w:szCs w:val="32"/>
        </w:rPr>
      </w:pPr>
    </w:p>
    <w:p w:rsidRPr="00EE0734" w:rsidR="00EE0734" w:rsidP="00EE0734" w:rsidRDefault="00FA5B02" w14:paraId="02E1D8E1" w14:textId="77777777">
      <w:pPr>
        <w:numPr>
          <w:ilvl w:val="0"/>
          <w:numId w:val="11"/>
        </w:numPr>
        <w:rPr>
          <w:rFonts w:ascii="Arial" w:hAnsi="Arial" w:cs="Arial"/>
          <w:sz w:val="32"/>
          <w:szCs w:val="32"/>
        </w:rPr>
      </w:pPr>
      <w:r>
        <w:rPr>
          <w:rFonts w:ascii="Arial" w:hAnsi="Arial" w:cs="Arial"/>
          <w:b/>
        </w:rPr>
        <w:t xml:space="preserve">7 - </w:t>
      </w:r>
      <w:r w:rsidR="00EE0734">
        <w:rPr>
          <w:rFonts w:ascii="Arial" w:hAnsi="Arial" w:cs="Arial"/>
          <w:b/>
        </w:rPr>
        <w:t>Safety rules</w:t>
      </w:r>
    </w:p>
    <w:p w:rsidR="00EE0734" w:rsidP="00EE0734" w:rsidRDefault="00EE0734" w14:paraId="2D49D727" w14:textId="77777777">
      <w:pPr>
        <w:pStyle w:val="ListParagraph"/>
        <w:rPr>
          <w:rFonts w:ascii="Arial" w:hAnsi="Arial" w:cs="Arial"/>
          <w:sz w:val="32"/>
          <w:szCs w:val="32"/>
        </w:rPr>
      </w:pPr>
    </w:p>
    <w:p w:rsidRPr="005D698B" w:rsidR="00EE0734" w:rsidP="00EE0734" w:rsidRDefault="00FA5B02" w14:paraId="04CFBB7B" w14:textId="77777777">
      <w:pPr>
        <w:numPr>
          <w:ilvl w:val="0"/>
          <w:numId w:val="11"/>
        </w:numPr>
        <w:rPr>
          <w:rFonts w:ascii="Arial" w:hAnsi="Arial" w:cs="Arial"/>
          <w:sz w:val="32"/>
          <w:szCs w:val="32"/>
        </w:rPr>
      </w:pPr>
      <w:r>
        <w:rPr>
          <w:rFonts w:ascii="Arial" w:hAnsi="Arial" w:cs="Arial"/>
          <w:b/>
        </w:rPr>
        <w:t xml:space="preserve">8 - </w:t>
      </w:r>
      <w:r w:rsidR="005D698B">
        <w:rPr>
          <w:rFonts w:ascii="Arial" w:hAnsi="Arial" w:cs="Arial"/>
          <w:b/>
        </w:rPr>
        <w:t>Reflex Action Sheets</w:t>
      </w:r>
    </w:p>
    <w:p w:rsidR="005D698B" w:rsidP="005D698B" w:rsidRDefault="005D698B" w14:paraId="30580CAA" w14:textId="77777777">
      <w:pPr>
        <w:pStyle w:val="ListParagraph"/>
        <w:rPr>
          <w:rFonts w:ascii="Arial" w:hAnsi="Arial" w:cs="Arial"/>
          <w:sz w:val="32"/>
          <w:szCs w:val="32"/>
        </w:rPr>
      </w:pPr>
    </w:p>
    <w:p w:rsidRPr="00EE0734" w:rsidR="005D698B" w:rsidP="00EE0734" w:rsidRDefault="00FA5B02" w14:paraId="3CEAAB54" w14:textId="77777777">
      <w:pPr>
        <w:numPr>
          <w:ilvl w:val="0"/>
          <w:numId w:val="11"/>
        </w:numPr>
        <w:rPr>
          <w:rFonts w:ascii="Arial" w:hAnsi="Arial" w:cs="Arial"/>
          <w:sz w:val="32"/>
          <w:szCs w:val="32"/>
        </w:rPr>
      </w:pPr>
      <w:r>
        <w:rPr>
          <w:rFonts w:ascii="Arial" w:hAnsi="Arial" w:cs="Arial"/>
          <w:b/>
        </w:rPr>
        <w:t xml:space="preserve">9 - </w:t>
      </w:r>
      <w:r w:rsidR="00C648D8">
        <w:rPr>
          <w:rFonts w:ascii="Arial" w:hAnsi="Arial" w:cs="Arial"/>
          <w:b/>
        </w:rPr>
        <w:t>Document Links</w:t>
      </w:r>
    </w:p>
    <w:p w:rsidR="00EE0734" w:rsidP="00EE0734" w:rsidRDefault="00EE0734" w14:paraId="11BB79A1" w14:textId="77777777">
      <w:pPr>
        <w:pStyle w:val="ListParagraph"/>
        <w:rPr>
          <w:rFonts w:ascii="Arial" w:hAnsi="Arial" w:cs="Arial"/>
          <w:sz w:val="32"/>
          <w:szCs w:val="32"/>
        </w:rPr>
      </w:pPr>
    </w:p>
    <w:p w:rsidRPr="00EE0734" w:rsidR="00EE0734" w:rsidP="00EE0734" w:rsidRDefault="00EE0734" w14:paraId="6035CD3C" w14:textId="77777777">
      <w:pPr>
        <w:ind w:left="720"/>
        <w:rPr>
          <w:rFonts w:ascii="Arial" w:hAnsi="Arial" w:cs="Arial"/>
          <w:sz w:val="32"/>
          <w:szCs w:val="32"/>
        </w:rPr>
      </w:pPr>
    </w:p>
    <w:p w:rsidR="00D973C0" w:rsidRDefault="00D973C0" w14:paraId="0B0F5609" w14:textId="77777777">
      <w:pPr>
        <w:rPr>
          <w:rFonts w:ascii="Arial" w:hAnsi="Arial" w:cs="Arial"/>
          <w:sz w:val="32"/>
          <w:szCs w:val="32"/>
        </w:rPr>
      </w:pPr>
    </w:p>
    <w:p w:rsidR="00D973C0" w:rsidRDefault="00D973C0" w14:paraId="66644593" w14:textId="77777777">
      <w:pPr>
        <w:rPr>
          <w:rFonts w:ascii="Arial" w:hAnsi="Arial" w:cs="Arial"/>
          <w:sz w:val="32"/>
          <w:szCs w:val="32"/>
        </w:rPr>
      </w:pPr>
    </w:p>
    <w:p w:rsidR="00D973C0" w:rsidRDefault="00D973C0" w14:paraId="2FCDFBFC" w14:textId="77777777">
      <w:pPr>
        <w:ind w:firstLine="708"/>
        <w:rPr>
          <w:rFonts w:ascii="Arial" w:hAnsi="Arial" w:cs="Arial"/>
        </w:rPr>
      </w:pPr>
    </w:p>
    <w:p w:rsidR="00D973C0" w:rsidP="001368BF" w:rsidRDefault="00D973C0" w14:paraId="0C48B563" w14:textId="77777777">
      <w:pPr>
        <w:ind w:firstLine="708"/>
        <w:rPr>
          <w:rFonts w:ascii="Arial" w:hAnsi="Arial" w:cs="Arial"/>
        </w:rPr>
      </w:pPr>
      <w:r>
        <w:rPr>
          <w:rFonts w:ascii="Arial" w:hAnsi="Arial" w:cs="Arial"/>
        </w:rPr>
        <w:br w:type="page"/>
      </w:r>
    </w:p>
    <w:tbl>
      <w:tblPr>
        <w:tblW w:w="9726" w:type="dxa"/>
        <w:tblInd w:w="-347" w:type="dxa"/>
        <w:tblLayout w:type="fixed"/>
        <w:tblCellMar>
          <w:left w:w="70" w:type="dxa"/>
          <w:right w:w="70" w:type="dxa"/>
        </w:tblCellMar>
        <w:tblLook w:val="0000" w:firstRow="0" w:lastRow="0" w:firstColumn="0" w:lastColumn="0" w:noHBand="0" w:noVBand="0"/>
      </w:tblPr>
      <w:tblGrid>
        <w:gridCol w:w="2830"/>
        <w:gridCol w:w="3947"/>
        <w:gridCol w:w="2949"/>
      </w:tblGrid>
      <w:tr w:rsidR="00D973C0" w14:paraId="04FCBA3F" w14:textId="77777777">
        <w:trPr>
          <w:trHeight w:val="300"/>
        </w:trPr>
        <w:tc>
          <w:tcPr>
            <w:tcW w:w="2830" w:type="dxa"/>
          </w:tcPr>
          <w:p w:rsidR="00D973C0" w:rsidRDefault="00D973C0" w14:paraId="5C634B57" w14:textId="77777777">
            <w:pPr>
              <w:jc w:val="center"/>
              <w:rPr>
                <w:rFonts w:ascii="Arial" w:hAnsi="Arial" w:cs="Arial"/>
                <w:b/>
              </w:rPr>
            </w:pPr>
            <w:r>
              <w:rPr>
                <w:rFonts w:ascii="Arial" w:hAnsi="Arial" w:cs="Arial"/>
              </w:rPr>
              <w:br w:type="page"/>
            </w:r>
            <w:r>
              <w:rPr>
                <w:rFonts w:ascii="Arial" w:hAnsi="Arial" w:cs="Arial"/>
              </w:rPr>
              <w:br w:type="page"/>
            </w:r>
          </w:p>
        </w:tc>
        <w:tc>
          <w:tcPr>
            <w:tcW w:w="3947" w:type="dxa"/>
            <w:tcBorders>
              <w:top w:val="single" w:color="auto" w:sz="6" w:space="0"/>
              <w:left w:val="single" w:color="auto" w:sz="6" w:space="0"/>
              <w:bottom w:val="single" w:color="auto" w:sz="6" w:space="0"/>
              <w:right w:val="single" w:color="auto" w:sz="6" w:space="0"/>
            </w:tcBorders>
            <w:shd w:val="pct25" w:color="auto" w:fill="auto"/>
          </w:tcPr>
          <w:p w:rsidR="00D973C0" w:rsidRDefault="00A97C9C" w14:paraId="684E212B" w14:textId="77777777">
            <w:pPr>
              <w:jc w:val="center"/>
              <w:rPr>
                <w:rFonts w:ascii="Arial" w:hAnsi="Arial" w:cs="Arial"/>
                <w:b/>
                <w:sz w:val="36"/>
                <w:szCs w:val="36"/>
              </w:rPr>
            </w:pPr>
            <w:r>
              <w:rPr>
                <w:rFonts w:ascii="Arial" w:hAnsi="Arial" w:cs="Arial"/>
                <w:b/>
                <w:bCs/>
                <w:sz w:val="36"/>
                <w:szCs w:val="36"/>
              </w:rPr>
              <w:t xml:space="preserve">3 - </w:t>
            </w:r>
            <w:r w:rsidR="00D973C0">
              <w:rPr>
                <w:rFonts w:ascii="Arial" w:hAnsi="Arial" w:cs="Arial"/>
                <w:b/>
                <w:bCs/>
                <w:sz w:val="36"/>
                <w:szCs w:val="36"/>
              </w:rPr>
              <w:t xml:space="preserve">Responsibilities </w:t>
            </w:r>
          </w:p>
        </w:tc>
        <w:tc>
          <w:tcPr>
            <w:tcW w:w="2949" w:type="dxa"/>
          </w:tcPr>
          <w:p w:rsidR="00C761B0" w:rsidP="006D3153" w:rsidRDefault="00D973C0" w14:paraId="185B634A" w14:textId="77777777">
            <w:pPr>
              <w:rPr>
                <w:rFonts w:ascii="Arial" w:hAnsi="Arial" w:cs="Arial"/>
                <w:bCs/>
                <w:sz w:val="28"/>
                <w:szCs w:val="28"/>
              </w:rPr>
            </w:pPr>
            <w:r>
              <w:rPr>
                <w:rFonts w:ascii="Arial" w:hAnsi="Arial" w:cs="Arial"/>
                <w:sz w:val="28"/>
                <w:szCs w:val="28"/>
              </w:rPr>
              <w:t>Date:</w:t>
            </w:r>
            <w:r w:rsidR="00306778">
              <w:rPr>
                <w:rFonts w:ascii="Arial" w:hAnsi="Arial" w:cs="Arial"/>
                <w:sz w:val="28"/>
                <w:szCs w:val="28"/>
              </w:rPr>
              <w:t xml:space="preserve"> 18 June 2014</w:t>
            </w:r>
          </w:p>
        </w:tc>
      </w:tr>
    </w:tbl>
    <w:p w:rsidR="00D973C0" w:rsidRDefault="00D973C0" w14:paraId="6E81A461" w14:textId="77777777">
      <w:pPr>
        <w:jc w:val="center"/>
        <w:rPr>
          <w:rFonts w:ascii="Arial" w:hAnsi="Arial" w:cs="Arial"/>
          <w:b/>
        </w:rPr>
      </w:pPr>
    </w:p>
    <w:tbl>
      <w:tblPr>
        <w:tblW w:w="9671" w:type="dxa"/>
        <w:tblInd w:w="-480" w:type="dxa"/>
        <w:tblBorders>
          <w:top w:val="single" w:color="auto" w:sz="6" w:space="0"/>
          <w:left w:val="single" w:color="auto" w:sz="6" w:space="0"/>
          <w:bottom w:val="single" w:color="auto" w:sz="6" w:space="0"/>
          <w:right w:val="single" w:color="auto" w:sz="6" w:space="0"/>
          <w:insideV w:val="single" w:color="auto" w:sz="6" w:space="0"/>
        </w:tblBorders>
        <w:tblLayout w:type="fixed"/>
        <w:tblCellMar>
          <w:left w:w="71" w:type="dxa"/>
          <w:right w:w="71" w:type="dxa"/>
        </w:tblCellMar>
        <w:tblLook w:val="0000" w:firstRow="0" w:lastRow="0" w:firstColumn="0" w:lastColumn="0" w:noHBand="0" w:noVBand="0"/>
      </w:tblPr>
      <w:tblGrid>
        <w:gridCol w:w="7271"/>
        <w:gridCol w:w="2400"/>
      </w:tblGrid>
      <w:tr w:rsidR="00D973C0" w14:paraId="68500291" w14:textId="77777777">
        <w:trPr>
          <w:trHeight w:val="500"/>
        </w:trPr>
        <w:tc>
          <w:tcPr>
            <w:tcW w:w="7271" w:type="dxa"/>
            <w:tcBorders>
              <w:bottom w:val="nil"/>
            </w:tcBorders>
          </w:tcPr>
          <w:p w:rsidR="00D973C0" w:rsidRDefault="00D973C0" w14:paraId="7E8BFE7E" w14:textId="77777777">
            <w:pPr>
              <w:spacing w:before="100"/>
              <w:jc w:val="center"/>
              <w:rPr>
                <w:rFonts w:ascii="Arial" w:hAnsi="Arial" w:cs="Arial"/>
                <w:b/>
              </w:rPr>
            </w:pPr>
          </w:p>
        </w:tc>
        <w:tc>
          <w:tcPr>
            <w:tcW w:w="2400" w:type="dxa"/>
            <w:tcBorders>
              <w:bottom w:val="nil"/>
            </w:tcBorders>
          </w:tcPr>
          <w:p w:rsidR="00D973C0" w:rsidRDefault="00D973C0" w14:paraId="5BAF1F48" w14:textId="77777777">
            <w:pPr>
              <w:jc w:val="center"/>
              <w:rPr>
                <w:rFonts w:ascii="Arial" w:hAnsi="Arial" w:cs="Arial"/>
                <w:b/>
              </w:rPr>
            </w:pPr>
            <w:r>
              <w:rPr>
                <w:rFonts w:ascii="Arial" w:hAnsi="Arial" w:cs="Arial"/>
                <w:b/>
                <w:bCs/>
              </w:rPr>
              <w:t>Function</w:t>
            </w:r>
          </w:p>
        </w:tc>
      </w:tr>
      <w:tr w:rsidR="00D973C0" w14:paraId="62144132" w14:textId="77777777">
        <w:trPr>
          <w:trHeight w:val="400"/>
        </w:trPr>
        <w:tc>
          <w:tcPr>
            <w:tcW w:w="7271" w:type="dxa"/>
            <w:tcBorders>
              <w:top w:val="single" w:color="auto" w:sz="4" w:space="0"/>
              <w:bottom w:val="single" w:color="auto" w:sz="4" w:space="0"/>
            </w:tcBorders>
            <w:vAlign w:val="center"/>
          </w:tcPr>
          <w:p w:rsidRPr="0014538C" w:rsidR="00D973C0" w:rsidRDefault="00D973C0" w14:paraId="607F66B7" w14:textId="77777777">
            <w:pPr>
              <w:spacing w:before="100"/>
              <w:rPr>
                <w:rFonts w:ascii="Arial" w:hAnsi="Arial" w:cs="Arial"/>
                <w:b/>
              </w:rPr>
            </w:pPr>
            <w:r w:rsidRPr="0014538C">
              <w:rPr>
                <w:rFonts w:ascii="Arial" w:hAnsi="Arial" w:cs="Arial"/>
                <w:b/>
              </w:rPr>
              <w:t xml:space="preserve">Updating the </w:t>
            </w:r>
            <w:smartTag w:uri="urn:schemas-microsoft-com:office:smarttags" w:element="stockticker">
              <w:r w:rsidR="001368BF">
                <w:rPr>
                  <w:rFonts w:ascii="Arial" w:hAnsi="Arial" w:cs="Arial"/>
                  <w:b/>
                </w:rPr>
                <w:t>PSD</w:t>
              </w:r>
            </w:smartTag>
            <w:r w:rsidRPr="0014538C">
              <w:rPr>
                <w:rFonts w:ascii="Arial" w:hAnsi="Arial" w:cs="Arial"/>
                <w:b/>
              </w:rPr>
              <w:t xml:space="preserve"> prevention dossier for the process step</w:t>
            </w:r>
          </w:p>
        </w:tc>
        <w:tc>
          <w:tcPr>
            <w:tcW w:w="2400" w:type="dxa"/>
            <w:tcBorders>
              <w:top w:val="single" w:color="auto" w:sz="4" w:space="0"/>
              <w:bottom w:val="single" w:color="auto" w:sz="4" w:space="0"/>
            </w:tcBorders>
          </w:tcPr>
          <w:p w:rsidRPr="0066395C" w:rsidR="00D973C0" w:rsidRDefault="00677EF1" w14:paraId="129465DB" w14:textId="77777777">
            <w:pPr>
              <w:spacing w:before="100"/>
              <w:rPr>
                <w:rFonts w:ascii="Arial" w:hAnsi="Arial" w:cs="Arial"/>
                <w:b/>
              </w:rPr>
            </w:pPr>
            <w:r w:rsidRPr="0066395C">
              <w:rPr>
                <w:rFonts w:ascii="Arial" w:hAnsi="Arial" w:cs="Arial"/>
                <w:b/>
              </w:rPr>
              <w:t>Shop Trainer</w:t>
            </w:r>
          </w:p>
        </w:tc>
      </w:tr>
      <w:tr w:rsidR="00D973C0" w14:paraId="6B9EFFFC" w14:textId="77777777">
        <w:trPr>
          <w:trHeight w:val="400"/>
        </w:trPr>
        <w:tc>
          <w:tcPr>
            <w:tcW w:w="7271" w:type="dxa"/>
            <w:tcBorders>
              <w:top w:val="single" w:color="auto" w:sz="4" w:space="0"/>
              <w:left w:val="single" w:color="auto" w:sz="4" w:space="0"/>
              <w:bottom w:val="single" w:color="auto" w:sz="4" w:space="0"/>
            </w:tcBorders>
            <w:vAlign w:val="center"/>
          </w:tcPr>
          <w:p w:rsidRPr="0014538C" w:rsidR="00D973C0" w:rsidRDefault="00D973C0" w14:paraId="3E1615AC" w14:textId="77777777">
            <w:pPr>
              <w:rPr>
                <w:rFonts w:ascii="Arial" w:hAnsi="Arial" w:cs="Arial"/>
                <w:b/>
              </w:rPr>
            </w:pPr>
            <w:r w:rsidRPr="0014538C">
              <w:rPr>
                <w:rFonts w:ascii="Arial" w:hAnsi="Arial" w:cs="Arial"/>
                <w:b/>
              </w:rPr>
              <w:t>Validation of changes</w:t>
            </w:r>
          </w:p>
        </w:tc>
        <w:tc>
          <w:tcPr>
            <w:tcW w:w="2400" w:type="dxa"/>
            <w:tcBorders>
              <w:top w:val="single" w:color="auto" w:sz="4" w:space="0"/>
              <w:bottom w:val="single" w:color="auto" w:sz="4" w:space="0"/>
              <w:right w:val="single" w:color="auto" w:sz="4" w:space="0"/>
            </w:tcBorders>
          </w:tcPr>
          <w:p w:rsidRPr="0066395C" w:rsidR="00D973C0" w:rsidRDefault="00677EF1" w14:paraId="704A40A5" w14:textId="77777777">
            <w:pPr>
              <w:rPr>
                <w:rFonts w:ascii="Arial" w:hAnsi="Arial" w:cs="Arial"/>
                <w:b/>
              </w:rPr>
            </w:pPr>
            <w:r w:rsidRPr="0066395C">
              <w:rPr>
                <w:rFonts w:ascii="Arial" w:hAnsi="Arial" w:cs="Arial"/>
                <w:b/>
              </w:rPr>
              <w:t>BUL</w:t>
            </w:r>
          </w:p>
        </w:tc>
      </w:tr>
      <w:tr w:rsidR="00D973C0" w14:paraId="7BBDBFE6" w14:textId="77777777">
        <w:trPr>
          <w:trHeight w:val="400"/>
        </w:trPr>
        <w:tc>
          <w:tcPr>
            <w:tcW w:w="7271" w:type="dxa"/>
            <w:tcBorders>
              <w:top w:val="single" w:color="auto" w:sz="4" w:space="0"/>
              <w:left w:val="single" w:color="auto" w:sz="4" w:space="0"/>
              <w:bottom w:val="single" w:color="auto" w:sz="4" w:space="0"/>
            </w:tcBorders>
          </w:tcPr>
          <w:p w:rsidRPr="0014538C" w:rsidR="00D973C0" w:rsidRDefault="00D973C0" w14:paraId="4DCF651A" w14:textId="77777777">
            <w:pPr>
              <w:rPr>
                <w:rFonts w:ascii="Arial" w:hAnsi="Arial" w:cs="Arial"/>
                <w:b/>
              </w:rPr>
            </w:pPr>
            <w:r w:rsidRPr="0014538C">
              <w:rPr>
                <w:rFonts w:ascii="Arial" w:hAnsi="Arial" w:cs="Arial"/>
                <w:b/>
              </w:rPr>
              <w:t>Accessibility of dossier on the post</w:t>
            </w:r>
          </w:p>
        </w:tc>
        <w:tc>
          <w:tcPr>
            <w:tcW w:w="2400" w:type="dxa"/>
            <w:tcBorders>
              <w:top w:val="single" w:color="auto" w:sz="4" w:space="0"/>
              <w:bottom w:val="single" w:color="auto" w:sz="4" w:space="0"/>
              <w:right w:val="single" w:color="auto" w:sz="4" w:space="0"/>
            </w:tcBorders>
          </w:tcPr>
          <w:p w:rsidRPr="0066395C" w:rsidR="00D973C0" w:rsidRDefault="001368BF" w14:paraId="28666858" w14:textId="77777777">
            <w:pPr>
              <w:rPr>
                <w:rFonts w:ascii="Arial" w:hAnsi="Arial" w:cs="Arial"/>
                <w:b/>
              </w:rPr>
            </w:pPr>
            <w:r>
              <w:rPr>
                <w:rFonts w:ascii="Arial" w:hAnsi="Arial" w:cs="Arial"/>
                <w:b/>
              </w:rPr>
              <w:t>BUL</w:t>
            </w:r>
          </w:p>
        </w:tc>
      </w:tr>
      <w:tr w:rsidR="001368BF" w14:paraId="1A2D0C0E" w14:textId="77777777">
        <w:trPr>
          <w:trHeight w:val="400"/>
        </w:trPr>
        <w:tc>
          <w:tcPr>
            <w:tcW w:w="7271" w:type="dxa"/>
            <w:tcBorders>
              <w:top w:val="single" w:color="auto" w:sz="4" w:space="0"/>
            </w:tcBorders>
          </w:tcPr>
          <w:p w:rsidRPr="0014538C" w:rsidR="001368BF" w:rsidP="001368BF" w:rsidRDefault="001368BF" w14:paraId="3977C2C8" w14:textId="77777777">
            <w:pPr>
              <w:spacing w:before="100"/>
              <w:rPr>
                <w:rFonts w:ascii="Arial" w:hAnsi="Arial" w:cs="Arial"/>
                <w:b/>
              </w:rPr>
            </w:pPr>
            <w:r w:rsidRPr="0014538C">
              <w:rPr>
                <w:rFonts w:ascii="Arial" w:hAnsi="Arial" w:cs="Arial"/>
                <w:b/>
              </w:rPr>
              <w:t>Monitoring of safety devices</w:t>
            </w:r>
            <w:r>
              <w:rPr>
                <w:rFonts w:ascii="Arial" w:hAnsi="Arial" w:cs="Arial"/>
                <w:b/>
              </w:rPr>
              <w:t xml:space="preserve"> – PV1 &amp; PV2</w:t>
            </w:r>
          </w:p>
        </w:tc>
        <w:tc>
          <w:tcPr>
            <w:tcW w:w="2400" w:type="dxa"/>
            <w:tcBorders>
              <w:top w:val="single" w:color="auto" w:sz="4" w:space="0"/>
            </w:tcBorders>
          </w:tcPr>
          <w:p w:rsidRPr="00711F4A" w:rsidR="001368BF" w:rsidP="001368BF" w:rsidRDefault="001368BF" w14:paraId="42783F9C" w14:textId="77777777">
            <w:pPr>
              <w:spacing w:before="100"/>
              <w:rPr>
                <w:rFonts w:ascii="Arial" w:hAnsi="Arial" w:cs="Arial"/>
                <w:b/>
              </w:rPr>
            </w:pPr>
            <w:r w:rsidRPr="00711F4A">
              <w:rPr>
                <w:rFonts w:ascii="Arial" w:hAnsi="Arial" w:cs="Arial"/>
                <w:b/>
              </w:rPr>
              <w:t>BUL</w:t>
            </w:r>
          </w:p>
        </w:tc>
      </w:tr>
    </w:tbl>
    <w:p w:rsidR="00D973C0" w:rsidRDefault="00D973C0" w14:paraId="4D343A65" w14:textId="77777777">
      <w:pPr>
        <w:rPr>
          <w:rFonts w:ascii="Arial" w:hAnsi="Arial" w:cs="Arial"/>
        </w:rPr>
      </w:pPr>
    </w:p>
    <w:p w:rsidR="00D973C0" w:rsidRDefault="00D973C0" w14:paraId="67B10F34" w14:textId="77777777">
      <w:pPr>
        <w:rPr>
          <w:rFonts w:ascii="Arial" w:hAnsi="Arial" w:cs="Arial"/>
        </w:rPr>
      </w:pPr>
    </w:p>
    <w:p w:rsidR="00D973C0" w:rsidRDefault="00D973C0" w14:paraId="0EA127EB" w14:textId="77777777">
      <w:pPr>
        <w:rPr>
          <w:rFonts w:ascii="Arial" w:hAnsi="Arial" w:cs="Arial"/>
        </w:rPr>
      </w:pPr>
    </w:p>
    <w:p w:rsidR="00D973C0" w:rsidRDefault="00D973C0" w14:paraId="578516AC" w14:textId="77777777">
      <w:pPr>
        <w:rPr>
          <w:rFonts w:ascii="Arial" w:hAnsi="Arial" w:cs="Arial"/>
        </w:rPr>
      </w:pPr>
    </w:p>
    <w:p w:rsidR="00D973C0" w:rsidRDefault="00D973C0" w14:paraId="27C39615" w14:textId="77777777">
      <w:pPr>
        <w:rPr>
          <w:rFonts w:ascii="Arial" w:hAnsi="Arial" w:cs="Arial"/>
        </w:rPr>
      </w:pPr>
    </w:p>
    <w:p w:rsidR="00D973C0" w:rsidRDefault="00D973C0" w14:paraId="1561760E" w14:textId="77777777">
      <w:pPr>
        <w:rPr>
          <w:rFonts w:ascii="Arial" w:hAnsi="Arial" w:cs="Arial"/>
        </w:rPr>
      </w:pPr>
    </w:p>
    <w:p w:rsidR="00D973C0" w:rsidRDefault="00D973C0" w14:paraId="56FAA311" w14:textId="77777777">
      <w:pPr>
        <w:rPr>
          <w:rFonts w:ascii="Arial" w:hAnsi="Arial" w:cs="Arial"/>
        </w:rPr>
      </w:pPr>
      <w:r>
        <w:rPr>
          <w:rFonts w:ascii="Arial" w:hAnsi="Arial" w:cs="Arial"/>
        </w:rPr>
        <w:br w:type="page"/>
      </w:r>
    </w:p>
    <w:tbl>
      <w:tblPr>
        <w:tblW w:w="10017" w:type="dxa"/>
        <w:tblInd w:w="-347" w:type="dxa"/>
        <w:tblLayout w:type="fixed"/>
        <w:tblCellMar>
          <w:left w:w="70" w:type="dxa"/>
          <w:right w:w="70" w:type="dxa"/>
        </w:tblCellMar>
        <w:tblLook w:val="0000" w:firstRow="0" w:lastRow="0" w:firstColumn="0" w:lastColumn="0" w:noHBand="0" w:noVBand="0"/>
      </w:tblPr>
      <w:tblGrid>
        <w:gridCol w:w="1377"/>
        <w:gridCol w:w="7200"/>
        <w:gridCol w:w="1440"/>
      </w:tblGrid>
      <w:tr w:rsidR="00D973C0" w14:paraId="00C55D5D" w14:textId="77777777">
        <w:trPr>
          <w:trHeight w:val="300"/>
        </w:trPr>
        <w:tc>
          <w:tcPr>
            <w:tcW w:w="1377" w:type="dxa"/>
          </w:tcPr>
          <w:p w:rsidR="00D973C0" w:rsidRDefault="00D973C0" w14:paraId="684EB4EA" w14:textId="77777777">
            <w:pPr>
              <w:jc w:val="center"/>
              <w:rPr>
                <w:rFonts w:ascii="Arial" w:hAnsi="Arial" w:cs="Arial"/>
                <w:b/>
              </w:rPr>
            </w:pPr>
            <w:r>
              <w:rPr>
                <w:rFonts w:ascii="Arial" w:hAnsi="Arial" w:cs="Arial"/>
              </w:rPr>
              <w:br w:type="page"/>
            </w:r>
            <w:r>
              <w:rPr>
                <w:rFonts w:ascii="Arial" w:hAnsi="Arial" w:cs="Arial"/>
              </w:rPr>
              <w:br w:type="page"/>
            </w:r>
          </w:p>
        </w:tc>
        <w:tc>
          <w:tcPr>
            <w:tcW w:w="7200" w:type="dxa"/>
            <w:tcBorders>
              <w:top w:val="single" w:color="auto" w:sz="6" w:space="0"/>
              <w:left w:val="single" w:color="auto" w:sz="6" w:space="0"/>
              <w:bottom w:val="single" w:color="auto" w:sz="6" w:space="0"/>
              <w:right w:val="single" w:color="auto" w:sz="6" w:space="0"/>
            </w:tcBorders>
            <w:shd w:val="pct25" w:color="auto" w:fill="auto"/>
          </w:tcPr>
          <w:p w:rsidR="00D973C0" w:rsidRDefault="00A97C9C" w14:paraId="2E7F6ADF" w14:textId="77777777">
            <w:pPr>
              <w:jc w:val="center"/>
              <w:rPr>
                <w:rFonts w:ascii="Arial" w:hAnsi="Arial" w:cs="Arial"/>
                <w:b/>
                <w:sz w:val="36"/>
                <w:szCs w:val="36"/>
              </w:rPr>
            </w:pPr>
            <w:r>
              <w:rPr>
                <w:rFonts w:ascii="Arial" w:hAnsi="Arial" w:cs="Arial"/>
                <w:b/>
                <w:bCs/>
                <w:sz w:val="36"/>
                <w:szCs w:val="36"/>
              </w:rPr>
              <w:t xml:space="preserve">4 - </w:t>
            </w:r>
            <w:r w:rsidR="00D973C0">
              <w:rPr>
                <w:rFonts w:ascii="Arial" w:hAnsi="Arial" w:cs="Arial"/>
                <w:b/>
                <w:bCs/>
                <w:sz w:val="36"/>
                <w:szCs w:val="36"/>
              </w:rPr>
              <w:t>Record of revisions</w:t>
            </w:r>
          </w:p>
        </w:tc>
        <w:tc>
          <w:tcPr>
            <w:tcW w:w="1440" w:type="dxa"/>
          </w:tcPr>
          <w:p w:rsidR="00D973C0" w:rsidRDefault="00D973C0" w14:paraId="6933BC22" w14:textId="77777777">
            <w:pPr>
              <w:jc w:val="center"/>
              <w:rPr>
                <w:rFonts w:ascii="Arial" w:hAnsi="Arial" w:cs="Arial"/>
                <w:b/>
              </w:rPr>
            </w:pPr>
          </w:p>
        </w:tc>
      </w:tr>
    </w:tbl>
    <w:p w:rsidR="00D973C0" w:rsidRDefault="00D973C0" w14:paraId="2E9B79AD" w14:textId="77777777">
      <w:pPr>
        <w:jc w:val="center"/>
        <w:rPr>
          <w:rFonts w:ascii="Arial" w:hAnsi="Arial" w:cs="Arial"/>
          <w:b/>
        </w:rPr>
      </w:pPr>
    </w:p>
    <w:tbl>
      <w:tblPr>
        <w:tblW w:w="10324" w:type="dxa"/>
        <w:tblInd w:w="-587" w:type="dxa"/>
        <w:tblBorders>
          <w:top w:val="single" w:color="auto" w:sz="6" w:space="0"/>
          <w:left w:val="single" w:color="auto" w:sz="6" w:space="0"/>
          <w:bottom w:val="single" w:color="auto" w:sz="6" w:space="0"/>
          <w:right w:val="single" w:color="auto" w:sz="6" w:space="0"/>
          <w:insideV w:val="single" w:color="auto" w:sz="6" w:space="0"/>
        </w:tblBorders>
        <w:tblLayout w:type="fixed"/>
        <w:tblCellMar>
          <w:left w:w="71" w:type="dxa"/>
          <w:right w:w="71" w:type="dxa"/>
        </w:tblCellMar>
        <w:tblLook w:val="0000" w:firstRow="0" w:lastRow="0" w:firstColumn="0" w:lastColumn="0" w:noHBand="0" w:noVBand="0"/>
      </w:tblPr>
      <w:tblGrid>
        <w:gridCol w:w="1434"/>
        <w:gridCol w:w="4302"/>
        <w:gridCol w:w="2294"/>
        <w:gridCol w:w="2294"/>
      </w:tblGrid>
      <w:tr w:rsidR="00D973C0" w:rsidTr="00055A9A" w14:paraId="190EB259" w14:textId="77777777">
        <w:trPr>
          <w:trHeight w:val="563"/>
        </w:trPr>
        <w:tc>
          <w:tcPr>
            <w:tcW w:w="1434" w:type="dxa"/>
            <w:tcBorders>
              <w:bottom w:val="single" w:color="auto" w:sz="4" w:space="0"/>
            </w:tcBorders>
          </w:tcPr>
          <w:p w:rsidR="00D973C0" w:rsidRDefault="00D973C0" w14:paraId="1D97A0DE" w14:textId="77777777">
            <w:pPr>
              <w:spacing w:before="100"/>
              <w:jc w:val="center"/>
              <w:rPr>
                <w:rFonts w:ascii="Arial" w:hAnsi="Arial" w:cs="Arial"/>
                <w:b/>
              </w:rPr>
            </w:pPr>
            <w:r>
              <w:rPr>
                <w:rFonts w:ascii="Arial" w:hAnsi="Arial" w:cs="Arial"/>
                <w:b/>
                <w:bCs/>
              </w:rPr>
              <w:t>Date</w:t>
            </w:r>
          </w:p>
        </w:tc>
        <w:tc>
          <w:tcPr>
            <w:tcW w:w="4302" w:type="dxa"/>
            <w:tcBorders>
              <w:bottom w:val="single" w:color="auto" w:sz="4" w:space="0"/>
            </w:tcBorders>
          </w:tcPr>
          <w:p w:rsidR="00D973C0" w:rsidRDefault="00D973C0" w14:paraId="5D031A68" w14:textId="77777777">
            <w:pPr>
              <w:spacing w:before="100"/>
              <w:jc w:val="center"/>
              <w:rPr>
                <w:rFonts w:ascii="Arial" w:hAnsi="Arial" w:cs="Arial"/>
                <w:b/>
              </w:rPr>
            </w:pPr>
            <w:r>
              <w:rPr>
                <w:rFonts w:ascii="Arial" w:hAnsi="Arial" w:cs="Arial"/>
                <w:b/>
                <w:bCs/>
              </w:rPr>
              <w:t>Nature of the modifications</w:t>
            </w:r>
          </w:p>
        </w:tc>
        <w:tc>
          <w:tcPr>
            <w:tcW w:w="2294" w:type="dxa"/>
            <w:tcBorders>
              <w:bottom w:val="single" w:color="auto" w:sz="4" w:space="0"/>
            </w:tcBorders>
          </w:tcPr>
          <w:p w:rsidR="00D973C0" w:rsidRDefault="00D973C0" w14:paraId="5B19015A" w14:textId="77777777">
            <w:pPr>
              <w:jc w:val="center"/>
              <w:rPr>
                <w:rFonts w:ascii="Arial" w:hAnsi="Arial" w:cs="Arial"/>
                <w:b/>
              </w:rPr>
            </w:pPr>
            <w:r>
              <w:rPr>
                <w:rFonts w:ascii="Arial" w:hAnsi="Arial" w:cs="Arial"/>
                <w:b/>
                <w:bCs/>
              </w:rPr>
              <w:t>Parts modified</w:t>
            </w:r>
          </w:p>
        </w:tc>
        <w:tc>
          <w:tcPr>
            <w:tcW w:w="2294" w:type="dxa"/>
            <w:tcBorders>
              <w:bottom w:val="single" w:color="auto" w:sz="4" w:space="0"/>
            </w:tcBorders>
          </w:tcPr>
          <w:p w:rsidR="00D973C0" w:rsidRDefault="00D973C0" w14:paraId="6955BBB3" w14:textId="77777777">
            <w:pPr>
              <w:jc w:val="center"/>
              <w:rPr>
                <w:rFonts w:ascii="Arial" w:hAnsi="Arial" w:cs="Arial"/>
                <w:b/>
              </w:rPr>
            </w:pPr>
            <w:r>
              <w:rPr>
                <w:rFonts w:ascii="Arial" w:hAnsi="Arial" w:cs="Arial"/>
                <w:b/>
                <w:bCs/>
              </w:rPr>
              <w:t>Author</w:t>
            </w:r>
          </w:p>
        </w:tc>
      </w:tr>
      <w:tr w:rsidR="00D973C0" w:rsidTr="00055A9A" w14:paraId="7113B188" w14:textId="77777777">
        <w:trPr>
          <w:trHeight w:val="450"/>
        </w:trPr>
        <w:tc>
          <w:tcPr>
            <w:tcW w:w="1434" w:type="dxa"/>
            <w:tcBorders>
              <w:top w:val="single" w:color="auto" w:sz="4" w:space="0"/>
              <w:left w:val="single" w:color="auto" w:sz="4" w:space="0"/>
              <w:bottom w:val="single" w:color="auto" w:sz="4" w:space="0"/>
            </w:tcBorders>
            <w:vAlign w:val="center"/>
          </w:tcPr>
          <w:p w:rsidRPr="0066395C" w:rsidR="00D973C0" w:rsidRDefault="00306778" w14:paraId="63DCBE85" w14:textId="77777777">
            <w:pPr>
              <w:spacing w:before="100"/>
              <w:jc w:val="center"/>
              <w:rPr>
                <w:rFonts w:ascii="Arial" w:hAnsi="Arial" w:cs="Arial"/>
                <w:b/>
              </w:rPr>
            </w:pPr>
            <w:r>
              <w:rPr>
                <w:rFonts w:ascii="Arial" w:hAnsi="Arial" w:cs="Arial"/>
                <w:b/>
              </w:rPr>
              <w:t>18 June 14</w:t>
            </w:r>
          </w:p>
        </w:tc>
        <w:tc>
          <w:tcPr>
            <w:tcW w:w="4302" w:type="dxa"/>
            <w:tcBorders>
              <w:top w:val="single" w:color="auto" w:sz="4" w:space="0"/>
              <w:bottom w:val="single" w:color="auto" w:sz="4" w:space="0"/>
            </w:tcBorders>
            <w:vAlign w:val="center"/>
          </w:tcPr>
          <w:p w:rsidRPr="0066395C" w:rsidR="00D973C0" w:rsidRDefault="00963B01" w14:paraId="2685EB61" w14:textId="77777777">
            <w:pPr>
              <w:spacing w:before="100"/>
              <w:jc w:val="center"/>
              <w:rPr>
                <w:rFonts w:ascii="Arial" w:hAnsi="Arial" w:cs="Arial"/>
                <w:b/>
              </w:rPr>
            </w:pPr>
            <w:r w:rsidRPr="0066395C">
              <w:rPr>
                <w:rFonts w:ascii="Arial" w:hAnsi="Arial" w:cs="Arial"/>
                <w:b/>
              </w:rPr>
              <w:t>Create the document</w:t>
            </w:r>
          </w:p>
        </w:tc>
        <w:tc>
          <w:tcPr>
            <w:tcW w:w="2294" w:type="dxa"/>
            <w:tcBorders>
              <w:top w:val="single" w:color="auto" w:sz="4" w:space="0"/>
              <w:bottom w:val="single" w:color="auto" w:sz="4" w:space="0"/>
            </w:tcBorders>
            <w:vAlign w:val="center"/>
          </w:tcPr>
          <w:p w:rsidRPr="0066395C" w:rsidR="00D973C0" w:rsidRDefault="00963B01" w14:paraId="7AA3B3C3" w14:textId="77777777">
            <w:pPr>
              <w:spacing w:before="100"/>
              <w:jc w:val="center"/>
              <w:rPr>
                <w:rFonts w:ascii="Arial" w:hAnsi="Arial" w:cs="Arial"/>
                <w:b/>
              </w:rPr>
            </w:pPr>
            <w:r w:rsidRPr="0066395C">
              <w:rPr>
                <w:rFonts w:ascii="Arial" w:hAnsi="Arial" w:cs="Arial"/>
                <w:b/>
              </w:rPr>
              <w:t>All</w:t>
            </w:r>
          </w:p>
        </w:tc>
        <w:tc>
          <w:tcPr>
            <w:tcW w:w="2294" w:type="dxa"/>
            <w:tcBorders>
              <w:top w:val="single" w:color="auto" w:sz="4" w:space="0"/>
              <w:bottom w:val="single" w:color="auto" w:sz="4" w:space="0"/>
              <w:right w:val="single" w:color="auto" w:sz="4" w:space="0"/>
            </w:tcBorders>
            <w:vAlign w:val="center"/>
          </w:tcPr>
          <w:p w:rsidRPr="0066395C" w:rsidR="00D973C0" w:rsidRDefault="007C27BA" w14:paraId="753443A3" w14:textId="77777777">
            <w:pPr>
              <w:jc w:val="center"/>
              <w:rPr>
                <w:rFonts w:ascii="Arial" w:hAnsi="Arial" w:cs="Arial"/>
                <w:b/>
              </w:rPr>
            </w:pPr>
            <w:r>
              <w:rPr>
                <w:rFonts w:ascii="Arial" w:hAnsi="Arial" w:cs="Arial"/>
                <w:b/>
              </w:rPr>
              <w:t>N. Ebernickle</w:t>
            </w:r>
            <w:r w:rsidRPr="0066395C" w:rsidR="00963B01">
              <w:rPr>
                <w:rFonts w:ascii="Arial" w:hAnsi="Arial" w:cs="Arial"/>
                <w:b/>
              </w:rPr>
              <w:t xml:space="preserve"> EP</w:t>
            </w:r>
          </w:p>
        </w:tc>
      </w:tr>
      <w:tr w:rsidR="00C16350" w:rsidTr="00055A9A" w14:paraId="01E4AB37" w14:textId="77777777">
        <w:trPr>
          <w:trHeight w:val="450"/>
          <w:ins w:author="Roy Butler" w:date="2015-10-26T08:04:00Z" w:id="0"/>
        </w:trPr>
        <w:tc>
          <w:tcPr>
            <w:tcW w:w="1434" w:type="dxa"/>
            <w:tcBorders>
              <w:top w:val="single" w:color="auto" w:sz="4" w:space="0"/>
              <w:left w:val="single" w:color="auto" w:sz="4" w:space="0"/>
              <w:bottom w:val="single" w:color="auto" w:sz="4" w:space="0"/>
            </w:tcBorders>
            <w:vAlign w:val="center"/>
          </w:tcPr>
          <w:p w:rsidR="00C16350" w:rsidRDefault="00C16350" w14:paraId="1B8EAF36" w14:textId="77777777">
            <w:pPr>
              <w:spacing w:before="100"/>
              <w:jc w:val="center"/>
              <w:rPr>
                <w:ins w:author="Roy Butler" w:date="2015-10-26T08:04:00Z" w:id="1"/>
                <w:rFonts w:ascii="Arial" w:hAnsi="Arial" w:cs="Arial"/>
                <w:b/>
              </w:rPr>
            </w:pPr>
            <w:ins w:author="Roy Butler" w:date="2015-10-26T08:04:00Z" w:id="2">
              <w:r>
                <w:rPr>
                  <w:rFonts w:ascii="Arial" w:hAnsi="Arial" w:cs="Arial"/>
                  <w:b/>
                </w:rPr>
                <w:t>26 Oct. 15</w:t>
              </w:r>
            </w:ins>
          </w:p>
        </w:tc>
        <w:tc>
          <w:tcPr>
            <w:tcW w:w="4302" w:type="dxa"/>
            <w:tcBorders>
              <w:top w:val="single" w:color="auto" w:sz="4" w:space="0"/>
              <w:bottom w:val="single" w:color="auto" w:sz="4" w:space="0"/>
            </w:tcBorders>
            <w:vAlign w:val="center"/>
          </w:tcPr>
          <w:p w:rsidRPr="0066395C" w:rsidR="00C16350" w:rsidRDefault="00C16350" w14:paraId="4BE46762" w14:textId="77777777">
            <w:pPr>
              <w:spacing w:before="100"/>
              <w:jc w:val="center"/>
              <w:rPr>
                <w:ins w:author="Roy Butler" w:date="2015-10-26T08:04:00Z" w:id="3"/>
                <w:rFonts w:ascii="Arial" w:hAnsi="Arial" w:cs="Arial"/>
                <w:b/>
              </w:rPr>
            </w:pPr>
            <w:ins w:author="Roy Butler" w:date="2015-10-26T08:04:00Z" w:id="4">
              <w:r>
                <w:rPr>
                  <w:rFonts w:ascii="Arial" w:hAnsi="Arial" w:cs="Arial"/>
                  <w:b/>
                </w:rPr>
                <w:t>Revised pg. 36 “PPE Requirements”</w:t>
              </w:r>
            </w:ins>
          </w:p>
        </w:tc>
        <w:tc>
          <w:tcPr>
            <w:tcW w:w="2294" w:type="dxa"/>
            <w:tcBorders>
              <w:top w:val="single" w:color="auto" w:sz="4" w:space="0"/>
              <w:bottom w:val="single" w:color="auto" w:sz="4" w:space="0"/>
            </w:tcBorders>
            <w:vAlign w:val="center"/>
          </w:tcPr>
          <w:p w:rsidRPr="0066395C" w:rsidR="00C16350" w:rsidRDefault="00C16350" w14:paraId="145F005B" w14:textId="77777777">
            <w:pPr>
              <w:spacing w:before="100"/>
              <w:jc w:val="center"/>
              <w:rPr>
                <w:ins w:author="Roy Butler" w:date="2015-10-26T08:04:00Z" w:id="5"/>
                <w:rFonts w:ascii="Arial" w:hAnsi="Arial" w:cs="Arial"/>
                <w:b/>
              </w:rPr>
            </w:pPr>
            <w:ins w:author="Roy Butler" w:date="2015-10-26T08:04:00Z" w:id="6">
              <w:r>
                <w:rPr>
                  <w:rFonts w:ascii="Arial" w:hAnsi="Arial" w:cs="Arial"/>
                  <w:b/>
                </w:rPr>
                <w:t>Pg. 36</w:t>
              </w:r>
            </w:ins>
          </w:p>
        </w:tc>
        <w:tc>
          <w:tcPr>
            <w:tcW w:w="2294" w:type="dxa"/>
            <w:tcBorders>
              <w:top w:val="single" w:color="auto" w:sz="4" w:space="0"/>
              <w:bottom w:val="single" w:color="auto" w:sz="4" w:space="0"/>
              <w:right w:val="single" w:color="auto" w:sz="4" w:space="0"/>
            </w:tcBorders>
            <w:vAlign w:val="center"/>
          </w:tcPr>
          <w:p w:rsidR="00C16350" w:rsidRDefault="00C16350" w14:paraId="1B9D702A" w14:textId="77777777">
            <w:pPr>
              <w:jc w:val="center"/>
              <w:rPr>
                <w:ins w:author="Roy Butler" w:date="2015-10-26T08:04:00Z" w:id="7"/>
                <w:rFonts w:ascii="Arial" w:hAnsi="Arial" w:cs="Arial"/>
                <w:b/>
              </w:rPr>
            </w:pPr>
            <w:ins w:author="Roy Butler" w:date="2015-10-26T08:04:00Z" w:id="8">
              <w:r>
                <w:rPr>
                  <w:rFonts w:ascii="Arial" w:hAnsi="Arial" w:cs="Arial"/>
                  <w:b/>
                </w:rPr>
                <w:t>R. Butler EP</w:t>
              </w:r>
            </w:ins>
          </w:p>
        </w:tc>
      </w:tr>
      <w:tr w:rsidR="00FA5B02" w:rsidTr="00055A9A" w14:paraId="01D67CE3" w14:textId="77777777">
        <w:trPr>
          <w:trHeight w:val="450"/>
        </w:trPr>
        <w:tc>
          <w:tcPr>
            <w:tcW w:w="1434" w:type="dxa"/>
            <w:tcBorders>
              <w:top w:val="single" w:color="auto" w:sz="4" w:space="0"/>
              <w:left w:val="single" w:color="auto" w:sz="4" w:space="0"/>
              <w:bottom w:val="single" w:color="auto" w:sz="4" w:space="0"/>
            </w:tcBorders>
            <w:vAlign w:val="center"/>
          </w:tcPr>
          <w:p w:rsidR="00FA5B02" w:rsidRDefault="00FA5B02" w14:paraId="3C891A0C" w14:textId="77777777">
            <w:pPr>
              <w:spacing w:before="100"/>
              <w:jc w:val="center"/>
              <w:rPr>
                <w:rFonts w:ascii="Arial" w:hAnsi="Arial" w:cs="Arial"/>
                <w:b/>
              </w:rPr>
            </w:pPr>
            <w:r>
              <w:rPr>
                <w:rFonts w:ascii="Arial" w:hAnsi="Arial" w:cs="Arial"/>
                <w:b/>
              </w:rPr>
              <w:t>18 Aug 19</w:t>
            </w:r>
          </w:p>
        </w:tc>
        <w:tc>
          <w:tcPr>
            <w:tcW w:w="4302" w:type="dxa"/>
            <w:tcBorders>
              <w:top w:val="single" w:color="auto" w:sz="4" w:space="0"/>
              <w:bottom w:val="single" w:color="auto" w:sz="4" w:space="0"/>
            </w:tcBorders>
            <w:vAlign w:val="center"/>
          </w:tcPr>
          <w:p w:rsidR="00FA5B02" w:rsidRDefault="00FA5B02" w14:paraId="4B930957" w14:textId="77777777">
            <w:pPr>
              <w:spacing w:before="100"/>
              <w:jc w:val="center"/>
              <w:rPr>
                <w:rFonts w:ascii="Arial" w:hAnsi="Arial" w:cs="Arial"/>
                <w:b/>
              </w:rPr>
            </w:pPr>
            <w:r>
              <w:rPr>
                <w:rFonts w:ascii="Arial" w:hAnsi="Arial" w:cs="Arial"/>
                <w:b/>
              </w:rPr>
              <w:t>Addition of Coactivity Reflex Action and Lifting Equipment Reflex Action</w:t>
            </w:r>
          </w:p>
          <w:p w:rsidR="00A6123E" w:rsidP="00A6123E" w:rsidRDefault="00A6123E" w14:paraId="72B9199F" w14:textId="77777777">
            <w:pPr>
              <w:spacing w:before="100"/>
              <w:rPr>
                <w:rFonts w:ascii="Arial" w:hAnsi="Arial" w:cs="Arial"/>
                <w:b/>
              </w:rPr>
            </w:pPr>
          </w:p>
        </w:tc>
        <w:tc>
          <w:tcPr>
            <w:tcW w:w="2294" w:type="dxa"/>
            <w:tcBorders>
              <w:top w:val="single" w:color="auto" w:sz="4" w:space="0"/>
              <w:bottom w:val="single" w:color="auto" w:sz="4" w:space="0"/>
            </w:tcBorders>
            <w:vAlign w:val="center"/>
          </w:tcPr>
          <w:p w:rsidR="00FA5B02" w:rsidRDefault="00FA5B02" w14:paraId="4218E2BF" w14:textId="77777777">
            <w:pPr>
              <w:spacing w:before="100"/>
              <w:jc w:val="center"/>
              <w:rPr>
                <w:rFonts w:ascii="Arial" w:hAnsi="Arial" w:cs="Arial"/>
                <w:b/>
              </w:rPr>
            </w:pPr>
            <w:r>
              <w:rPr>
                <w:rFonts w:ascii="Arial" w:hAnsi="Arial" w:cs="Arial"/>
                <w:b/>
              </w:rPr>
              <w:t>8</w:t>
            </w:r>
          </w:p>
        </w:tc>
        <w:tc>
          <w:tcPr>
            <w:tcW w:w="2294" w:type="dxa"/>
            <w:tcBorders>
              <w:top w:val="single" w:color="auto" w:sz="4" w:space="0"/>
              <w:bottom w:val="single" w:color="auto" w:sz="4" w:space="0"/>
              <w:right w:val="single" w:color="auto" w:sz="4" w:space="0"/>
            </w:tcBorders>
            <w:vAlign w:val="center"/>
          </w:tcPr>
          <w:p w:rsidR="00FA5B02" w:rsidRDefault="00FA5B02" w14:paraId="4FBF8823" w14:textId="77777777">
            <w:pPr>
              <w:jc w:val="center"/>
              <w:rPr>
                <w:rFonts w:ascii="Arial" w:hAnsi="Arial" w:cs="Arial"/>
                <w:b/>
              </w:rPr>
            </w:pPr>
            <w:r>
              <w:rPr>
                <w:rFonts w:ascii="Arial" w:hAnsi="Arial" w:cs="Arial"/>
                <w:b/>
              </w:rPr>
              <w:t>B Wires, EP</w:t>
            </w:r>
          </w:p>
        </w:tc>
      </w:tr>
      <w:tr w:rsidR="00A6123E" w:rsidTr="00055A9A" w14:paraId="69B97AC5" w14:textId="77777777">
        <w:trPr>
          <w:trHeight w:val="765"/>
        </w:trPr>
        <w:tc>
          <w:tcPr>
            <w:tcW w:w="1434" w:type="dxa"/>
            <w:tcBorders>
              <w:top w:val="single" w:color="auto" w:sz="4" w:space="0"/>
              <w:left w:val="single" w:color="auto" w:sz="4" w:space="0"/>
              <w:bottom w:val="single" w:color="auto" w:sz="4" w:space="0"/>
            </w:tcBorders>
            <w:vAlign w:val="center"/>
          </w:tcPr>
          <w:p w:rsidR="00A6123E" w:rsidRDefault="00A6123E" w14:paraId="2E903095" w14:textId="75F372C2">
            <w:pPr>
              <w:spacing w:before="100"/>
              <w:jc w:val="center"/>
              <w:rPr>
                <w:rFonts w:ascii="Arial" w:hAnsi="Arial" w:cs="Arial"/>
                <w:b/>
              </w:rPr>
            </w:pPr>
            <w:r>
              <w:rPr>
                <w:rFonts w:ascii="Arial" w:hAnsi="Arial" w:cs="Arial"/>
                <w:b/>
              </w:rPr>
              <w:t>23 Jan 26</w:t>
            </w:r>
          </w:p>
        </w:tc>
        <w:tc>
          <w:tcPr>
            <w:tcW w:w="4302" w:type="dxa"/>
            <w:tcBorders>
              <w:top w:val="single" w:color="auto" w:sz="4" w:space="0"/>
              <w:bottom w:val="single" w:color="auto" w:sz="4" w:space="0"/>
            </w:tcBorders>
            <w:vAlign w:val="center"/>
          </w:tcPr>
          <w:p w:rsidR="00A6123E" w:rsidRDefault="00055A9A" w14:paraId="6CA489BC" w14:textId="046B11FA">
            <w:pPr>
              <w:spacing w:before="100"/>
              <w:jc w:val="center"/>
              <w:rPr>
                <w:rFonts w:ascii="Arial" w:hAnsi="Arial" w:cs="Arial"/>
                <w:b/>
              </w:rPr>
            </w:pPr>
            <w:r>
              <w:rPr>
                <w:rFonts w:ascii="Arial" w:hAnsi="Arial" w:cs="Arial"/>
                <w:b/>
              </w:rPr>
              <w:t>Retention / File Location Updates</w:t>
            </w:r>
          </w:p>
        </w:tc>
        <w:tc>
          <w:tcPr>
            <w:tcW w:w="2294" w:type="dxa"/>
            <w:tcBorders>
              <w:top w:val="single" w:color="auto" w:sz="4" w:space="0"/>
              <w:bottom w:val="single" w:color="auto" w:sz="4" w:space="0"/>
            </w:tcBorders>
            <w:vAlign w:val="center"/>
          </w:tcPr>
          <w:p w:rsidR="00A6123E" w:rsidRDefault="00A6123E" w14:paraId="7F44E7AE" w14:textId="51943669">
            <w:pPr>
              <w:spacing w:before="100"/>
              <w:jc w:val="center"/>
              <w:rPr>
                <w:rFonts w:ascii="Arial" w:hAnsi="Arial" w:cs="Arial"/>
                <w:b/>
              </w:rPr>
            </w:pPr>
            <w:r>
              <w:rPr>
                <w:rFonts w:ascii="Arial" w:hAnsi="Arial" w:cs="Arial"/>
                <w:b/>
              </w:rPr>
              <w:t>All</w:t>
            </w:r>
          </w:p>
        </w:tc>
        <w:tc>
          <w:tcPr>
            <w:tcW w:w="2294" w:type="dxa"/>
            <w:tcBorders>
              <w:top w:val="single" w:color="auto" w:sz="4" w:space="0"/>
              <w:bottom w:val="single" w:color="auto" w:sz="4" w:space="0"/>
              <w:right w:val="single" w:color="auto" w:sz="4" w:space="0"/>
            </w:tcBorders>
            <w:vAlign w:val="center"/>
          </w:tcPr>
          <w:p w:rsidR="00A6123E" w:rsidRDefault="00A6123E" w14:paraId="1178FE1E" w14:textId="6300897D">
            <w:pPr>
              <w:jc w:val="center"/>
              <w:rPr>
                <w:rFonts w:ascii="Arial" w:hAnsi="Arial" w:cs="Arial"/>
                <w:b/>
              </w:rPr>
            </w:pPr>
            <w:r>
              <w:rPr>
                <w:rFonts w:ascii="Arial" w:hAnsi="Arial" w:cs="Arial"/>
                <w:b/>
              </w:rPr>
              <w:t>J Lemler BIB Std</w:t>
            </w:r>
          </w:p>
        </w:tc>
      </w:tr>
    </w:tbl>
    <w:p w:rsidR="00D973C0" w:rsidRDefault="00D973C0" w14:paraId="1C81BF99" w14:textId="77777777">
      <w:pPr>
        <w:jc w:val="center"/>
        <w:rPr>
          <w:rFonts w:ascii="Arial" w:hAnsi="Arial" w:cs="Arial"/>
          <w:b/>
          <w:sz w:val="32"/>
          <w:szCs w:val="32"/>
        </w:rPr>
      </w:pPr>
    </w:p>
    <w:p w:rsidR="00A97C9C" w:rsidRDefault="00A97C9C" w14:paraId="38A00DBA" w14:textId="77777777">
      <w:pPr>
        <w:jc w:val="center"/>
        <w:rPr>
          <w:rFonts w:ascii="Arial" w:hAnsi="Arial" w:cs="Arial"/>
          <w:b/>
          <w:sz w:val="32"/>
          <w:szCs w:val="32"/>
        </w:rPr>
      </w:pPr>
    </w:p>
    <w:p w:rsidR="00D973C0" w:rsidP="00100B28" w:rsidRDefault="00A97C9C" w14:paraId="6F3B6B70" w14:textId="77777777">
      <w:pPr>
        <w:jc w:val="center"/>
        <w:rPr>
          <w:rFonts w:ascii="Arial" w:hAnsi="Arial" w:cs="Arial"/>
        </w:rPr>
      </w:pPr>
      <w:r>
        <w:rPr>
          <w:rFonts w:ascii="Arial" w:hAnsi="Arial" w:cs="Arial"/>
          <w:b/>
          <w:sz w:val="32"/>
          <w:szCs w:val="32"/>
        </w:rPr>
        <w:br w:type="page"/>
      </w:r>
    </w:p>
    <w:p w:rsidR="00573C16" w:rsidP="00EE0734" w:rsidRDefault="00573C16" w14:paraId="5595A3D8" w14:textId="77777777">
      <w:pPr>
        <w:ind w:left="360"/>
        <w:jc w:val="center"/>
        <w:rPr>
          <w:rFonts w:ascii="Arial" w:hAnsi="Arial" w:cs="Arial"/>
          <w:b/>
        </w:rPr>
      </w:pPr>
    </w:p>
    <w:p w:rsidRPr="00607A60" w:rsidR="00526589" w:rsidP="00526589" w:rsidRDefault="00526589" w14:paraId="68BB6E8E" w14:textId="77777777">
      <w:pPr>
        <w:jc w:val="center"/>
        <w:rPr>
          <w:rFonts w:ascii="Calibri" w:hAnsi="Calibri"/>
          <w:b/>
          <w:color w:val="FF0000"/>
          <w:sz w:val="22"/>
          <w:szCs w:val="22"/>
          <w:lang w:eastAsia="en-US"/>
        </w:rPr>
      </w:pPr>
      <w:r w:rsidRPr="00607A60">
        <w:rPr>
          <w:rFonts w:ascii="Calibri" w:hAnsi="Calibri"/>
          <w:b/>
          <w:color w:val="FF0000"/>
          <w:sz w:val="22"/>
          <w:szCs w:val="22"/>
          <w:lang w:eastAsia="en-US"/>
        </w:rPr>
        <w:t xml:space="preserve">List of </w:t>
      </w:r>
      <w:r w:rsidR="003C55A0">
        <w:rPr>
          <w:rFonts w:ascii="Calibri" w:hAnsi="Calibri"/>
          <w:b/>
          <w:color w:val="FF0000"/>
          <w:sz w:val="22"/>
          <w:szCs w:val="22"/>
          <w:lang w:eastAsia="en-US"/>
        </w:rPr>
        <w:t>US</w:t>
      </w:r>
      <w:r w:rsidR="009138DC">
        <w:rPr>
          <w:rFonts w:ascii="Calibri" w:hAnsi="Calibri"/>
          <w:b/>
          <w:color w:val="FF0000"/>
          <w:sz w:val="22"/>
          <w:szCs w:val="22"/>
          <w:lang w:eastAsia="en-US"/>
        </w:rPr>
        <w:t>2</w:t>
      </w:r>
      <w:r w:rsidR="003C55A0">
        <w:rPr>
          <w:rFonts w:ascii="Calibri" w:hAnsi="Calibri"/>
          <w:b/>
          <w:color w:val="FF0000"/>
          <w:sz w:val="22"/>
          <w:szCs w:val="22"/>
          <w:lang w:eastAsia="en-US"/>
        </w:rPr>
        <w:t xml:space="preserve"> </w:t>
      </w:r>
      <w:r w:rsidRPr="00607A60">
        <w:rPr>
          <w:rFonts w:ascii="Calibri" w:hAnsi="Calibri"/>
          <w:b/>
          <w:color w:val="FF0000"/>
          <w:sz w:val="22"/>
          <w:szCs w:val="22"/>
          <w:lang w:eastAsia="en-US"/>
        </w:rPr>
        <w:t xml:space="preserve">N-Central – Mechanical, Machining, </w:t>
      </w:r>
      <w:r w:rsidR="006641AA">
        <w:rPr>
          <w:rFonts w:ascii="Calibri" w:hAnsi="Calibri"/>
          <w:b/>
          <w:color w:val="FF0000"/>
          <w:sz w:val="22"/>
          <w:szCs w:val="22"/>
          <w:lang w:eastAsia="en-US"/>
        </w:rPr>
        <w:t xml:space="preserve">Fabrication, Repair </w:t>
      </w:r>
      <w:r w:rsidRPr="00607A60">
        <w:rPr>
          <w:rFonts w:ascii="Calibri" w:hAnsi="Calibri"/>
          <w:b/>
          <w:color w:val="FF0000"/>
          <w:sz w:val="22"/>
          <w:szCs w:val="22"/>
          <w:lang w:eastAsia="en-US"/>
        </w:rPr>
        <w:t>and Electrical Shops Equipment w/PPE requirements and other instructions!</w:t>
      </w:r>
    </w:p>
    <w:p w:rsidRPr="00634A3D" w:rsidR="00526589" w:rsidP="00526589" w:rsidRDefault="00526589" w14:paraId="798D3CA9" w14:textId="77777777">
      <w:pPr>
        <w:jc w:val="center"/>
        <w:rPr>
          <w:rFonts w:ascii="Calibri" w:hAnsi="Calibri"/>
          <w:b/>
          <w:color w:val="FF0000"/>
          <w:sz w:val="10"/>
          <w:szCs w:val="10"/>
          <w:lang w:eastAsia="en-US"/>
        </w:rPr>
      </w:pPr>
      <w:r w:rsidRPr="00607A60">
        <w:rPr>
          <w:rFonts w:ascii="Calibri" w:hAnsi="Calibri"/>
          <w:b/>
          <w:color w:val="FF0000"/>
          <w:sz w:val="22"/>
          <w:szCs w:val="22"/>
          <w:lang w:eastAsia="en-US"/>
        </w:rPr>
        <w:t xml:space="preserve">Some of the equipment shown on this list requires special training to safely operate.  It is never </w:t>
      </w:r>
      <w:r w:rsidR="00C67BC1">
        <w:rPr>
          <w:rFonts w:ascii="Calibri" w:hAnsi="Calibri"/>
          <w:b/>
          <w:color w:val="FF0000"/>
          <w:sz w:val="22"/>
          <w:szCs w:val="22"/>
          <w:lang w:eastAsia="en-US"/>
        </w:rPr>
        <w:t>permitted that you</w:t>
      </w:r>
      <w:r w:rsidRPr="00607A60">
        <w:rPr>
          <w:rFonts w:ascii="Calibri" w:hAnsi="Calibri"/>
          <w:b/>
          <w:color w:val="FF0000"/>
          <w:sz w:val="22"/>
          <w:szCs w:val="22"/>
          <w:lang w:eastAsia="en-US"/>
        </w:rPr>
        <w:t xml:space="preserve"> attempt to operate any of th</w:t>
      </w:r>
      <w:r w:rsidR="00B12830">
        <w:rPr>
          <w:rFonts w:ascii="Calibri" w:hAnsi="Calibri"/>
          <w:b/>
          <w:color w:val="FF0000"/>
          <w:sz w:val="22"/>
          <w:szCs w:val="22"/>
          <w:lang w:eastAsia="en-US"/>
        </w:rPr>
        <w:t xml:space="preserve">e identified </w:t>
      </w:r>
      <w:r w:rsidRPr="00607A60">
        <w:rPr>
          <w:rFonts w:ascii="Calibri" w:hAnsi="Calibri"/>
          <w:b/>
          <w:color w:val="FF0000"/>
          <w:sz w:val="22"/>
          <w:szCs w:val="22"/>
          <w:lang w:eastAsia="en-US"/>
        </w:rPr>
        <w:t xml:space="preserve">equipment if you are not </w:t>
      </w:r>
      <w:r w:rsidR="00B12830">
        <w:rPr>
          <w:rFonts w:ascii="Calibri" w:hAnsi="Calibri"/>
          <w:b/>
          <w:color w:val="FF0000"/>
          <w:sz w:val="22"/>
          <w:szCs w:val="22"/>
          <w:lang w:eastAsia="en-US"/>
        </w:rPr>
        <w:t>certified</w:t>
      </w:r>
      <w:r w:rsidR="00F32A69">
        <w:rPr>
          <w:rFonts w:ascii="Calibri" w:hAnsi="Calibri"/>
          <w:b/>
          <w:color w:val="FF0000"/>
          <w:sz w:val="22"/>
          <w:szCs w:val="22"/>
          <w:lang w:eastAsia="en-US"/>
        </w:rPr>
        <w:t>.</w:t>
      </w:r>
      <w:r w:rsidR="00B12830">
        <w:rPr>
          <w:rFonts w:ascii="Calibri" w:hAnsi="Calibri"/>
          <w:b/>
          <w:color w:val="FF0000"/>
          <w:sz w:val="22"/>
          <w:szCs w:val="22"/>
          <w:lang w:eastAsia="en-US"/>
        </w:rPr>
        <w:t xml:space="preserve"> </w:t>
      </w:r>
    </w:p>
    <w:p w:rsidRPr="000F1207" w:rsidR="00F32A69" w:rsidP="00526589" w:rsidRDefault="00F32A69" w14:paraId="3A5D21FF" w14:textId="77777777">
      <w:pPr>
        <w:rPr>
          <w:rFonts w:ascii="Calibri" w:hAnsi="Calibri"/>
          <w:b/>
          <w:color w:val="548DD4"/>
          <w:sz w:val="22"/>
          <w:szCs w:val="22"/>
          <w:lang w:eastAsia="en-US"/>
        </w:rPr>
      </w:pPr>
    </w:p>
    <w:p w:rsidRPr="00607A60" w:rsidR="00526589" w:rsidP="00526589" w:rsidRDefault="00526589" w14:paraId="21EDFE31" w14:textId="77777777">
      <w:pPr>
        <w:ind w:left="720"/>
        <w:contextualSpacing/>
        <w:rPr>
          <w:rFonts w:ascii="Calibri" w:hAnsi="Calibri"/>
          <w:b/>
          <w:sz w:val="16"/>
          <w:szCs w:val="16"/>
          <w:lang w:eastAsia="en-US"/>
        </w:rPr>
      </w:pPr>
    </w:p>
    <w:p w:rsidRPr="00607A60" w:rsidR="00526589" w:rsidP="00526589" w:rsidRDefault="00526589" w14:paraId="423D6D60" w14:textId="77777777">
      <w:pPr>
        <w:rPr>
          <w:rFonts w:ascii="Calibri" w:hAnsi="Calibri"/>
          <w:b/>
          <w:sz w:val="22"/>
          <w:szCs w:val="22"/>
          <w:lang w:eastAsia="en-US"/>
        </w:rPr>
      </w:pPr>
      <w:r w:rsidRPr="000F1207">
        <w:rPr>
          <w:rFonts w:ascii="Calibri" w:hAnsi="Calibri"/>
          <w:b/>
          <w:color w:val="548DD4"/>
          <w:sz w:val="22"/>
          <w:szCs w:val="22"/>
          <w:lang w:eastAsia="en-US"/>
        </w:rPr>
        <w:t xml:space="preserve">All Drill Presses </w:t>
      </w:r>
      <w:r w:rsidRPr="00607A60">
        <w:rPr>
          <w:rFonts w:ascii="Calibri" w:hAnsi="Calibri"/>
          <w:b/>
          <w:sz w:val="22"/>
          <w:szCs w:val="22"/>
          <w:lang w:eastAsia="en-US"/>
        </w:rPr>
        <w:t>– PPE = safety glasses &amp; gloves (use caution when placing gloved hands near chuck or drill bit).</w:t>
      </w:r>
    </w:p>
    <w:p w:rsidRPr="00607A60" w:rsidR="00526589" w:rsidP="00526589" w:rsidRDefault="00526589" w14:paraId="4999D1F8"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Make sure work is properly secured</w:t>
      </w:r>
    </w:p>
    <w:p w:rsidRPr="00607A60" w:rsidR="00526589" w:rsidP="00526589" w:rsidRDefault="00526589" w14:paraId="2D18E59F"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If so equipped, make sure feed/speed is set correctly</w:t>
      </w:r>
    </w:p>
    <w:p w:rsidRPr="00607A60" w:rsidR="00526589" w:rsidP="00526589" w:rsidRDefault="00526589" w14:paraId="2F2DC607" w14:textId="77777777">
      <w:pPr>
        <w:ind w:left="720"/>
        <w:contextualSpacing/>
        <w:rPr>
          <w:rFonts w:ascii="Calibri" w:hAnsi="Calibri"/>
          <w:b/>
          <w:sz w:val="16"/>
          <w:szCs w:val="16"/>
          <w:lang w:eastAsia="en-US"/>
        </w:rPr>
      </w:pPr>
    </w:p>
    <w:p w:rsidRPr="00607A60" w:rsidR="00526589" w:rsidP="00526589" w:rsidRDefault="00526589" w14:paraId="0A12B60A" w14:textId="77777777">
      <w:pPr>
        <w:rPr>
          <w:rFonts w:ascii="Calibri" w:hAnsi="Calibri"/>
          <w:b/>
          <w:color w:val="FF0000"/>
          <w:sz w:val="22"/>
          <w:szCs w:val="22"/>
          <w:lang w:eastAsia="en-US"/>
        </w:rPr>
      </w:pPr>
      <w:r w:rsidRPr="000F1207">
        <w:rPr>
          <w:rFonts w:ascii="Calibri" w:hAnsi="Calibri"/>
          <w:b/>
          <w:color w:val="548DD4"/>
          <w:sz w:val="22"/>
          <w:szCs w:val="22"/>
          <w:lang w:eastAsia="en-US"/>
        </w:rPr>
        <w:t xml:space="preserve">All Presses </w:t>
      </w:r>
      <w:r w:rsidRPr="00607A60">
        <w:rPr>
          <w:rFonts w:ascii="Calibri" w:hAnsi="Calibri"/>
          <w:b/>
          <w:sz w:val="22"/>
          <w:szCs w:val="22"/>
          <w:lang w:eastAsia="en-US"/>
        </w:rPr>
        <w:t xml:space="preserve">– PPE- safety glasses &amp; gloves </w:t>
      </w:r>
      <w:r w:rsidRPr="00607A60">
        <w:rPr>
          <w:rFonts w:ascii="Calibri" w:hAnsi="Calibri"/>
          <w:b/>
          <w:color w:val="FF0000"/>
          <w:sz w:val="22"/>
          <w:szCs w:val="22"/>
          <w:lang w:eastAsia="en-US"/>
        </w:rPr>
        <w:t>(</w:t>
      </w:r>
      <w:r w:rsidRPr="00607A60">
        <w:rPr>
          <w:rFonts w:ascii="Calibri" w:hAnsi="Calibri"/>
          <w:b/>
          <w:color w:val="FF0000"/>
          <w:sz w:val="22"/>
          <w:szCs w:val="22"/>
          <w:u w:val="single"/>
          <w:lang w:eastAsia="en-US"/>
        </w:rPr>
        <w:t xml:space="preserve">note: the </w:t>
      </w:r>
      <w:proofErr w:type="gramStart"/>
      <w:r w:rsidR="00311E39">
        <w:rPr>
          <w:rFonts w:ascii="Calibri" w:hAnsi="Calibri"/>
          <w:b/>
          <w:color w:val="FF0000"/>
          <w:sz w:val="22"/>
          <w:szCs w:val="22"/>
          <w:u w:val="single"/>
          <w:lang w:eastAsia="en-US"/>
        </w:rPr>
        <w:t>15</w:t>
      </w:r>
      <w:r w:rsidRPr="00607A60">
        <w:rPr>
          <w:rFonts w:ascii="Calibri" w:hAnsi="Calibri"/>
          <w:b/>
          <w:color w:val="FF0000"/>
          <w:sz w:val="22"/>
          <w:szCs w:val="22"/>
          <w:u w:val="single"/>
          <w:lang w:eastAsia="en-US"/>
        </w:rPr>
        <w:t xml:space="preserve"> ton</w:t>
      </w:r>
      <w:proofErr w:type="gramEnd"/>
      <w:r w:rsidRPr="00607A60">
        <w:rPr>
          <w:rFonts w:ascii="Calibri" w:hAnsi="Calibri"/>
          <w:b/>
          <w:color w:val="FF0000"/>
          <w:sz w:val="22"/>
          <w:szCs w:val="22"/>
          <w:u w:val="single"/>
          <w:lang w:eastAsia="en-US"/>
        </w:rPr>
        <w:t xml:space="preserve"> press requires </w:t>
      </w:r>
      <w:r w:rsidR="00B12830">
        <w:rPr>
          <w:rFonts w:ascii="Calibri" w:hAnsi="Calibri"/>
          <w:b/>
          <w:color w:val="FF0000"/>
          <w:sz w:val="22"/>
          <w:szCs w:val="22"/>
          <w:u w:val="single"/>
          <w:lang w:eastAsia="en-US"/>
        </w:rPr>
        <w:t>Certification</w:t>
      </w:r>
      <w:r w:rsidRPr="00607A60">
        <w:rPr>
          <w:rFonts w:ascii="Calibri" w:hAnsi="Calibri"/>
          <w:b/>
          <w:color w:val="FF0000"/>
          <w:sz w:val="22"/>
          <w:szCs w:val="22"/>
          <w:lang w:eastAsia="en-US"/>
        </w:rPr>
        <w:t>)</w:t>
      </w:r>
    </w:p>
    <w:p w:rsidRPr="00607A60" w:rsidR="00526589" w:rsidP="00526589" w:rsidRDefault="00526589" w14:paraId="0ADE59A7"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Make sure work is properly secured</w:t>
      </w:r>
    </w:p>
    <w:p w:rsidRPr="00607A60" w:rsidR="00526589" w:rsidP="00526589" w:rsidRDefault="00526589" w14:paraId="0F22221B"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If so equipped, make sure pressure is set correctly</w:t>
      </w:r>
    </w:p>
    <w:p w:rsidRPr="00607A60" w:rsidR="00526589" w:rsidP="00526589" w:rsidRDefault="00526589" w14:paraId="2B830F65"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If so equipped, make sure the safety cage is properly closed</w:t>
      </w:r>
    </w:p>
    <w:p w:rsidRPr="00607A60" w:rsidR="00526589" w:rsidP="00526589" w:rsidRDefault="00526589" w14:paraId="5DF26843"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 xml:space="preserve">If using broaching press in machine shop, use caution when operating pull handle so that it doesn’t fall and </w:t>
      </w:r>
      <w:proofErr w:type="gramStart"/>
      <w:r w:rsidRPr="00607A60">
        <w:rPr>
          <w:rFonts w:ascii="Calibri" w:hAnsi="Calibri"/>
          <w:b/>
          <w:sz w:val="22"/>
          <w:szCs w:val="22"/>
          <w:lang w:eastAsia="en-US"/>
        </w:rPr>
        <w:t>make contact with</w:t>
      </w:r>
      <w:proofErr w:type="gramEnd"/>
      <w:r w:rsidRPr="00607A60">
        <w:rPr>
          <w:rFonts w:ascii="Calibri" w:hAnsi="Calibri"/>
          <w:b/>
          <w:sz w:val="22"/>
          <w:szCs w:val="22"/>
          <w:lang w:eastAsia="en-US"/>
        </w:rPr>
        <w:t xml:space="preserve"> operator or others</w:t>
      </w:r>
    </w:p>
    <w:p w:rsidRPr="00607A60" w:rsidR="00526589" w:rsidP="00526589" w:rsidRDefault="00526589" w14:paraId="3796B2A0"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 xml:space="preserve">Make sure hands are clear when beginning to apply pressure </w:t>
      </w:r>
      <w:r w:rsidR="00825D23">
        <w:rPr>
          <w:rFonts w:ascii="Calibri" w:hAnsi="Calibri"/>
          <w:b/>
          <w:sz w:val="22"/>
          <w:szCs w:val="22"/>
          <w:lang w:eastAsia="en-US"/>
        </w:rPr>
        <w:t>when using the</w:t>
      </w:r>
      <w:r w:rsidRPr="00607A60">
        <w:rPr>
          <w:rFonts w:ascii="Calibri" w:hAnsi="Calibri"/>
          <w:b/>
          <w:sz w:val="22"/>
          <w:szCs w:val="22"/>
          <w:lang w:eastAsia="en-US"/>
        </w:rPr>
        <w:t xml:space="preserve"> broach</w:t>
      </w:r>
      <w:r w:rsidR="00825D23">
        <w:rPr>
          <w:rFonts w:ascii="Calibri" w:hAnsi="Calibri"/>
          <w:b/>
          <w:sz w:val="22"/>
          <w:szCs w:val="22"/>
          <w:lang w:eastAsia="en-US"/>
        </w:rPr>
        <w:t xml:space="preserve"> press</w:t>
      </w:r>
    </w:p>
    <w:p w:rsidRPr="00607A60" w:rsidR="00526589" w:rsidP="00526589" w:rsidRDefault="00526589" w14:paraId="2B4F6743" w14:textId="77777777">
      <w:pPr>
        <w:rPr>
          <w:rFonts w:ascii="Calibri" w:hAnsi="Calibri"/>
          <w:b/>
          <w:sz w:val="16"/>
          <w:szCs w:val="16"/>
          <w:lang w:eastAsia="en-US"/>
        </w:rPr>
      </w:pPr>
    </w:p>
    <w:p w:rsidRPr="00607A60" w:rsidR="00526589" w:rsidP="00526589" w:rsidRDefault="00526589" w14:paraId="20394597" w14:textId="77777777">
      <w:pPr>
        <w:rPr>
          <w:rFonts w:ascii="Calibri" w:hAnsi="Calibri"/>
          <w:b/>
          <w:sz w:val="22"/>
          <w:szCs w:val="22"/>
          <w:lang w:eastAsia="en-US"/>
        </w:rPr>
      </w:pPr>
      <w:r w:rsidRPr="000F1207">
        <w:rPr>
          <w:rFonts w:ascii="Calibri" w:hAnsi="Calibri"/>
          <w:b/>
          <w:color w:val="548DD4"/>
          <w:sz w:val="22"/>
          <w:szCs w:val="22"/>
          <w:lang w:eastAsia="en-US"/>
        </w:rPr>
        <w:t xml:space="preserve">All </w:t>
      </w:r>
      <w:r w:rsidRPr="000F1207" w:rsidR="00892FF8">
        <w:rPr>
          <w:rFonts w:ascii="Calibri" w:hAnsi="Calibri"/>
          <w:b/>
          <w:color w:val="548DD4"/>
          <w:sz w:val="22"/>
          <w:szCs w:val="22"/>
          <w:lang w:eastAsia="en-US"/>
        </w:rPr>
        <w:t xml:space="preserve">Pedestal </w:t>
      </w:r>
      <w:r w:rsidRPr="000F1207">
        <w:rPr>
          <w:rFonts w:ascii="Calibri" w:hAnsi="Calibri"/>
          <w:b/>
          <w:color w:val="548DD4"/>
          <w:sz w:val="22"/>
          <w:szCs w:val="22"/>
          <w:lang w:eastAsia="en-US"/>
        </w:rPr>
        <w:t xml:space="preserve">Grinders </w:t>
      </w:r>
      <w:r w:rsidRPr="00607A60">
        <w:rPr>
          <w:rFonts w:ascii="Calibri" w:hAnsi="Calibri"/>
          <w:b/>
          <w:sz w:val="22"/>
          <w:szCs w:val="22"/>
          <w:lang w:eastAsia="en-US"/>
        </w:rPr>
        <w:t>– PPE = safety glasses, face shield &amp; gloves (use caution when placing gloved hands near grinding wheel)</w:t>
      </w:r>
    </w:p>
    <w:p w:rsidRPr="00607A60" w:rsidR="00526589" w:rsidP="00526589" w:rsidRDefault="00526589" w14:paraId="502F79F0"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Prior to use, make a visual inspection of the grinding wheel looking for damage or misuse</w:t>
      </w:r>
    </w:p>
    <w:p w:rsidRPr="00607A60" w:rsidR="00526589" w:rsidP="00526589" w:rsidRDefault="00526589" w14:paraId="4865BBFC"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Make sure the gap between the work rest and the grinding stone is set at 1/8 “</w:t>
      </w:r>
    </w:p>
    <w:p w:rsidRPr="00607A60" w:rsidR="00526589" w:rsidP="00526589" w:rsidRDefault="00526589" w14:paraId="01E99D8C"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Make sure the gap between the guard and the grinding stone is set at ¼”</w:t>
      </w:r>
    </w:p>
    <w:p w:rsidRPr="00607A60" w:rsidR="00526589" w:rsidP="00526589" w:rsidRDefault="00526589" w14:paraId="7A4DC605" w14:textId="77777777">
      <w:pPr>
        <w:rPr>
          <w:rFonts w:ascii="Calibri" w:hAnsi="Calibri"/>
          <w:b/>
          <w:sz w:val="16"/>
          <w:szCs w:val="16"/>
          <w:lang w:eastAsia="en-US"/>
        </w:rPr>
      </w:pPr>
    </w:p>
    <w:p w:rsidRPr="00607A60" w:rsidR="00526589" w:rsidP="00526589" w:rsidRDefault="00526589" w14:paraId="14B29692" w14:textId="77777777">
      <w:pPr>
        <w:rPr>
          <w:rFonts w:ascii="Calibri" w:hAnsi="Calibri"/>
          <w:b/>
          <w:sz w:val="22"/>
          <w:szCs w:val="22"/>
          <w:lang w:eastAsia="en-US"/>
        </w:rPr>
      </w:pPr>
      <w:r w:rsidRPr="000F1207">
        <w:rPr>
          <w:rFonts w:ascii="Calibri" w:hAnsi="Calibri"/>
          <w:b/>
          <w:color w:val="548DD4"/>
          <w:sz w:val="22"/>
          <w:szCs w:val="22"/>
          <w:lang w:eastAsia="en-US"/>
        </w:rPr>
        <w:t xml:space="preserve">Bead Blaster </w:t>
      </w:r>
      <w:r w:rsidRPr="00607A60">
        <w:rPr>
          <w:rFonts w:ascii="Calibri" w:hAnsi="Calibri"/>
          <w:b/>
          <w:sz w:val="22"/>
          <w:szCs w:val="22"/>
          <w:lang w:eastAsia="en-US"/>
        </w:rPr>
        <w:t>– PPE = safety glasses</w:t>
      </w:r>
      <w:r w:rsidR="00E71D76">
        <w:rPr>
          <w:rFonts w:ascii="Calibri" w:hAnsi="Calibri"/>
          <w:b/>
          <w:sz w:val="22"/>
          <w:szCs w:val="22"/>
          <w:lang w:eastAsia="en-US"/>
        </w:rPr>
        <w:t>, hearing protection</w:t>
      </w:r>
    </w:p>
    <w:p w:rsidRPr="00607A60" w:rsidR="00526589" w:rsidP="00526589" w:rsidRDefault="00526589" w14:paraId="2247270C"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Make sure the viewing glass is clean</w:t>
      </w:r>
    </w:p>
    <w:p w:rsidRPr="00607A60" w:rsidR="00526589" w:rsidP="00526589" w:rsidRDefault="00526589" w14:paraId="1EB1C031"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Make sure the access doors are closed and latched</w:t>
      </w:r>
    </w:p>
    <w:p w:rsidRPr="00607A60" w:rsidR="00526589" w:rsidP="00526589" w:rsidRDefault="00526589" w14:paraId="2426E08F"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Make sure the aspiration is running</w:t>
      </w:r>
    </w:p>
    <w:p w:rsidR="00526589" w:rsidP="00526589" w:rsidRDefault="00526589" w14:paraId="02818FBE"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Make sure there are no holes in the protective gloves</w:t>
      </w:r>
    </w:p>
    <w:p w:rsidRPr="00607A60" w:rsidR="00526589" w:rsidP="00526589" w:rsidRDefault="00526589" w14:paraId="3F740B92" w14:textId="77777777">
      <w:pPr>
        <w:ind w:left="720"/>
        <w:contextualSpacing/>
        <w:rPr>
          <w:rFonts w:ascii="Calibri" w:hAnsi="Calibri"/>
          <w:b/>
          <w:sz w:val="16"/>
          <w:szCs w:val="16"/>
          <w:lang w:eastAsia="en-US"/>
        </w:rPr>
      </w:pPr>
    </w:p>
    <w:p w:rsidRPr="00607A60" w:rsidR="00526589" w:rsidP="00526589" w:rsidRDefault="00526589" w14:paraId="61ECA593" w14:textId="77777777">
      <w:pPr>
        <w:rPr>
          <w:rFonts w:ascii="Calibri" w:hAnsi="Calibri"/>
          <w:b/>
          <w:sz w:val="22"/>
          <w:szCs w:val="22"/>
          <w:lang w:eastAsia="en-US"/>
        </w:rPr>
      </w:pPr>
      <w:r w:rsidRPr="000F1207">
        <w:rPr>
          <w:rFonts w:ascii="Calibri" w:hAnsi="Calibri"/>
          <w:b/>
          <w:color w:val="548DD4"/>
          <w:sz w:val="22"/>
          <w:szCs w:val="22"/>
          <w:lang w:eastAsia="en-US"/>
        </w:rPr>
        <w:t xml:space="preserve">All parts washers </w:t>
      </w:r>
      <w:r w:rsidRPr="00607A60">
        <w:rPr>
          <w:rFonts w:ascii="Calibri" w:hAnsi="Calibri"/>
          <w:b/>
          <w:sz w:val="22"/>
          <w:szCs w:val="22"/>
          <w:lang w:eastAsia="en-US"/>
        </w:rPr>
        <w:t>– PPE = safety glasses &amp; latex gloves</w:t>
      </w:r>
    </w:p>
    <w:p w:rsidRPr="00607A60" w:rsidR="00526589" w:rsidP="00526589" w:rsidRDefault="00526589" w14:paraId="4E98D876"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Make sure the washer nozzle is pointed in a safe direction before starting the machine</w:t>
      </w:r>
    </w:p>
    <w:p w:rsidRPr="00607A60" w:rsidR="00526589" w:rsidP="00526589" w:rsidRDefault="00526589" w14:paraId="58B4FB76"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Use the correct cleaning tools (brush, scraper, scotch brite, etc.) no rags!</w:t>
      </w:r>
    </w:p>
    <w:p w:rsidRPr="00607A60" w:rsidR="00526589" w:rsidP="00526589" w:rsidRDefault="00526589" w14:paraId="321FBA7B"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Be sure to turn off power when finished!</w:t>
      </w:r>
    </w:p>
    <w:p w:rsidRPr="00607A60" w:rsidR="00526589" w:rsidP="00526589" w:rsidRDefault="00526589" w14:paraId="0641C7A5"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No open flames near parts washer</w:t>
      </w:r>
    </w:p>
    <w:p w:rsidRPr="00607A60" w:rsidR="00526589" w:rsidP="00526589" w:rsidRDefault="00526589" w14:paraId="2494B8F2" w14:textId="77777777">
      <w:pPr>
        <w:rPr>
          <w:rFonts w:ascii="Calibri" w:hAnsi="Calibri"/>
          <w:b/>
          <w:sz w:val="16"/>
          <w:szCs w:val="16"/>
          <w:lang w:eastAsia="en-US"/>
        </w:rPr>
      </w:pPr>
    </w:p>
    <w:p w:rsidRPr="00607A60" w:rsidR="00526589" w:rsidP="00526589" w:rsidRDefault="00526589" w14:paraId="7887D1A2" w14:textId="77777777">
      <w:pPr>
        <w:rPr>
          <w:rFonts w:ascii="Calibri" w:hAnsi="Calibri"/>
          <w:b/>
          <w:sz w:val="22"/>
          <w:szCs w:val="22"/>
          <w:lang w:eastAsia="en-US"/>
        </w:rPr>
      </w:pPr>
      <w:r w:rsidRPr="000F1207">
        <w:rPr>
          <w:rFonts w:ascii="Calibri" w:hAnsi="Calibri"/>
          <w:b/>
          <w:color w:val="548DD4"/>
          <w:sz w:val="22"/>
          <w:szCs w:val="22"/>
          <w:lang w:eastAsia="en-US"/>
        </w:rPr>
        <w:t xml:space="preserve">All </w:t>
      </w:r>
      <w:r w:rsidRPr="000F1207" w:rsidR="00177EF4">
        <w:rPr>
          <w:rFonts w:ascii="Calibri" w:hAnsi="Calibri"/>
          <w:b/>
          <w:color w:val="548DD4"/>
          <w:sz w:val="22"/>
          <w:szCs w:val="22"/>
          <w:lang w:eastAsia="en-US"/>
        </w:rPr>
        <w:t xml:space="preserve">Overhead </w:t>
      </w:r>
      <w:r w:rsidRPr="000F1207">
        <w:rPr>
          <w:rFonts w:ascii="Calibri" w:hAnsi="Calibri"/>
          <w:b/>
          <w:color w:val="548DD4"/>
          <w:sz w:val="22"/>
          <w:szCs w:val="22"/>
          <w:lang w:eastAsia="en-US"/>
        </w:rPr>
        <w:t xml:space="preserve">Cranes </w:t>
      </w:r>
      <w:r w:rsidRPr="00607A60">
        <w:rPr>
          <w:rFonts w:ascii="Calibri" w:hAnsi="Calibri"/>
          <w:b/>
          <w:sz w:val="22"/>
          <w:szCs w:val="22"/>
          <w:lang w:eastAsia="en-US"/>
        </w:rPr>
        <w:t>– PPE = safety glasses &amp; gloves</w:t>
      </w:r>
    </w:p>
    <w:p w:rsidR="00311E39" w:rsidP="00526589" w:rsidRDefault="00B12830" w14:paraId="0D823D20" w14:textId="77777777">
      <w:pPr>
        <w:numPr>
          <w:ilvl w:val="0"/>
          <w:numId w:val="14"/>
        </w:numPr>
        <w:contextualSpacing/>
        <w:rPr>
          <w:rFonts w:ascii="Calibri" w:hAnsi="Calibri"/>
          <w:b/>
          <w:sz w:val="22"/>
          <w:szCs w:val="22"/>
          <w:lang w:eastAsia="en-US"/>
        </w:rPr>
      </w:pPr>
      <w:r w:rsidRPr="00311E39">
        <w:rPr>
          <w:rFonts w:ascii="Calibri" w:hAnsi="Calibri"/>
          <w:b/>
          <w:color w:val="FF0000"/>
          <w:sz w:val="22"/>
          <w:szCs w:val="22"/>
          <w:u w:val="single"/>
          <w:lang w:eastAsia="en-US"/>
        </w:rPr>
        <w:t>Certification</w:t>
      </w:r>
      <w:r w:rsidRPr="00311E39" w:rsidR="00526589">
        <w:rPr>
          <w:rFonts w:ascii="Calibri" w:hAnsi="Calibri"/>
          <w:b/>
          <w:color w:val="FF0000"/>
          <w:sz w:val="22"/>
          <w:szCs w:val="22"/>
          <w:u w:val="single"/>
          <w:lang w:eastAsia="en-US"/>
        </w:rPr>
        <w:t xml:space="preserve"> is required</w:t>
      </w:r>
      <w:r w:rsidRPr="00311E39" w:rsidR="00526589">
        <w:rPr>
          <w:rFonts w:ascii="Calibri" w:hAnsi="Calibri"/>
          <w:b/>
          <w:color w:val="FF0000"/>
          <w:sz w:val="22"/>
          <w:szCs w:val="22"/>
          <w:lang w:eastAsia="en-US"/>
        </w:rPr>
        <w:t xml:space="preserve"> </w:t>
      </w:r>
      <w:r w:rsidRPr="00311E39" w:rsidR="00526589">
        <w:rPr>
          <w:rFonts w:ascii="Calibri" w:hAnsi="Calibri"/>
          <w:b/>
          <w:sz w:val="22"/>
          <w:szCs w:val="22"/>
          <w:lang w:eastAsia="en-US"/>
        </w:rPr>
        <w:t xml:space="preserve">prior to using any </w:t>
      </w:r>
      <w:r w:rsidRPr="00311E39" w:rsidR="00E855DB">
        <w:rPr>
          <w:rFonts w:ascii="Calibri" w:hAnsi="Calibri"/>
          <w:b/>
          <w:sz w:val="22"/>
          <w:szCs w:val="22"/>
          <w:lang w:eastAsia="en-US"/>
        </w:rPr>
        <w:t xml:space="preserve">overhead </w:t>
      </w:r>
      <w:r w:rsidRPr="00311E39" w:rsidR="00526589">
        <w:rPr>
          <w:rFonts w:ascii="Calibri" w:hAnsi="Calibri"/>
          <w:b/>
          <w:sz w:val="22"/>
          <w:szCs w:val="22"/>
          <w:lang w:eastAsia="en-US"/>
        </w:rPr>
        <w:t>crane</w:t>
      </w:r>
    </w:p>
    <w:p w:rsidRPr="00311E39" w:rsidR="00526589" w:rsidP="00526589" w:rsidRDefault="00526589" w14:paraId="586F9F1C" w14:textId="77777777">
      <w:pPr>
        <w:numPr>
          <w:ilvl w:val="0"/>
          <w:numId w:val="14"/>
        </w:numPr>
        <w:contextualSpacing/>
        <w:rPr>
          <w:rFonts w:ascii="Calibri" w:hAnsi="Calibri"/>
          <w:b/>
          <w:sz w:val="22"/>
          <w:szCs w:val="22"/>
          <w:lang w:eastAsia="en-US"/>
        </w:rPr>
      </w:pPr>
      <w:r w:rsidRPr="00311E39">
        <w:rPr>
          <w:rFonts w:ascii="Calibri" w:hAnsi="Calibri"/>
          <w:b/>
          <w:sz w:val="22"/>
          <w:szCs w:val="22"/>
          <w:lang w:eastAsia="en-US"/>
        </w:rPr>
        <w:t>Use caution when moving any crane</w:t>
      </w:r>
      <w:r w:rsidRPr="00311E39" w:rsidR="00AA0465">
        <w:rPr>
          <w:rFonts w:ascii="Calibri" w:hAnsi="Calibri"/>
          <w:b/>
          <w:sz w:val="22"/>
          <w:szCs w:val="22"/>
          <w:lang w:eastAsia="en-US"/>
        </w:rPr>
        <w:t>, crane trolley</w:t>
      </w:r>
      <w:r w:rsidRPr="00311E39">
        <w:rPr>
          <w:rFonts w:ascii="Calibri" w:hAnsi="Calibri"/>
          <w:b/>
          <w:sz w:val="22"/>
          <w:szCs w:val="22"/>
          <w:lang w:eastAsia="en-US"/>
        </w:rPr>
        <w:t xml:space="preserve"> or the lifting hook</w:t>
      </w:r>
    </w:p>
    <w:p w:rsidRPr="00607A60" w:rsidR="00526589" w:rsidP="00526589" w:rsidRDefault="00526589" w14:paraId="4D37CEA3"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 xml:space="preserve">Make sure the crane lifting capacity is not exceeded (capacity listed on </w:t>
      </w:r>
      <w:r w:rsidR="005C5480">
        <w:rPr>
          <w:rFonts w:ascii="Calibri" w:hAnsi="Calibri"/>
          <w:b/>
          <w:sz w:val="22"/>
          <w:szCs w:val="22"/>
          <w:lang w:eastAsia="en-US"/>
        </w:rPr>
        <w:t>c</w:t>
      </w:r>
      <w:r w:rsidRPr="00607A60">
        <w:rPr>
          <w:rFonts w:ascii="Calibri" w:hAnsi="Calibri"/>
          <w:b/>
          <w:sz w:val="22"/>
          <w:szCs w:val="22"/>
          <w:lang w:eastAsia="en-US"/>
        </w:rPr>
        <w:t>rane)</w:t>
      </w:r>
    </w:p>
    <w:p w:rsidRPr="00607A60" w:rsidR="00526589" w:rsidP="00526589" w:rsidRDefault="00526589" w14:paraId="70FF1868"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Inspect all lifting devices prior to use</w:t>
      </w:r>
    </w:p>
    <w:p w:rsidRPr="00607A60" w:rsidR="00526589" w:rsidP="00526589" w:rsidRDefault="00526589" w14:paraId="05583BC8" w14:textId="77777777">
      <w:pPr>
        <w:numPr>
          <w:ilvl w:val="0"/>
          <w:numId w:val="14"/>
        </w:numPr>
        <w:contextualSpacing/>
        <w:rPr>
          <w:rFonts w:ascii="Calibri" w:hAnsi="Calibri"/>
          <w:b/>
          <w:sz w:val="22"/>
          <w:szCs w:val="22"/>
          <w:lang w:eastAsia="en-US"/>
        </w:rPr>
      </w:pPr>
      <w:r w:rsidRPr="00607A60">
        <w:rPr>
          <w:rFonts w:ascii="Calibri" w:hAnsi="Calibri"/>
          <w:b/>
          <w:sz w:val="22"/>
          <w:szCs w:val="22"/>
          <w:lang w:eastAsia="en-US"/>
        </w:rPr>
        <w:t>Use proper lifting devices: chokers (steel or nylon), spreader bars, etc.</w:t>
      </w:r>
    </w:p>
    <w:p w:rsidRPr="00210BBF" w:rsidR="00607A60" w:rsidP="005B602A" w:rsidRDefault="003C55A0" w14:paraId="24FA0DA6" w14:textId="77777777">
      <w:pPr>
        <w:numPr>
          <w:ilvl w:val="0"/>
          <w:numId w:val="14"/>
        </w:numPr>
        <w:ind w:left="-1440"/>
        <w:contextualSpacing/>
        <w:rPr>
          <w:rFonts w:ascii="Arial" w:hAnsi="Arial" w:cs="Arial"/>
          <w:b/>
        </w:rPr>
      </w:pPr>
      <w:r>
        <w:rPr>
          <w:rFonts w:ascii="Calibri" w:hAnsi="Calibri"/>
          <w:b/>
          <w:sz w:val="22"/>
          <w:szCs w:val="22"/>
          <w:lang w:eastAsia="en-US"/>
        </w:rPr>
        <w:tab/>
      </w:r>
      <w:r>
        <w:rPr>
          <w:rFonts w:ascii="Calibri" w:hAnsi="Calibri"/>
          <w:b/>
          <w:sz w:val="22"/>
          <w:szCs w:val="22"/>
          <w:lang w:eastAsia="en-US"/>
        </w:rPr>
        <w:tab/>
      </w:r>
      <w:r>
        <w:rPr>
          <w:rFonts w:ascii="Calibri" w:hAnsi="Calibri"/>
          <w:b/>
          <w:sz w:val="22"/>
          <w:szCs w:val="22"/>
          <w:lang w:eastAsia="en-US"/>
        </w:rPr>
        <w:tab/>
      </w:r>
      <w:r>
        <w:rPr>
          <w:rFonts w:ascii="Calibri" w:hAnsi="Calibri"/>
          <w:b/>
          <w:sz w:val="22"/>
          <w:szCs w:val="22"/>
          <w:lang w:eastAsia="en-US"/>
        </w:rPr>
        <w:tab/>
      </w:r>
      <w:r w:rsidRPr="00210BBF" w:rsidR="00526589">
        <w:rPr>
          <w:rFonts w:ascii="Calibri" w:hAnsi="Calibri"/>
          <w:b/>
          <w:sz w:val="22"/>
          <w:szCs w:val="22"/>
          <w:lang w:eastAsia="en-US"/>
        </w:rPr>
        <w:t>Make sure load is balanced before lifting</w:t>
      </w:r>
      <w:r w:rsidRPr="00210BBF" w:rsidR="00634A3D">
        <w:rPr>
          <w:rFonts w:ascii="Calibri" w:hAnsi="Calibri"/>
          <w:b/>
          <w:sz w:val="22"/>
          <w:szCs w:val="22"/>
          <w:lang w:eastAsia="en-US"/>
        </w:rPr>
        <w:t xml:space="preserve"> with any crane</w:t>
      </w:r>
    </w:p>
    <w:p w:rsidR="006D3153" w:rsidP="005B602A" w:rsidRDefault="006D3153" w14:paraId="27EA504E" w14:textId="77777777">
      <w:pPr>
        <w:ind w:left="-1440"/>
        <w:rPr>
          <w:rFonts w:ascii="Arial" w:hAnsi="Arial" w:cs="Arial"/>
          <w:b/>
        </w:rPr>
      </w:pPr>
    </w:p>
    <w:p w:rsidR="006D3153" w:rsidP="005B602A" w:rsidRDefault="006D3153" w14:paraId="6317803F" w14:textId="77777777">
      <w:pPr>
        <w:ind w:left="-1440"/>
        <w:rPr>
          <w:rFonts w:ascii="Arial" w:hAnsi="Arial" w:cs="Arial"/>
          <w:b/>
        </w:rPr>
      </w:pPr>
    </w:p>
    <w:p w:rsidR="00EE0734" w:rsidP="005B602A" w:rsidRDefault="00EE0734" w14:paraId="179FEEC5" w14:textId="77777777">
      <w:pPr>
        <w:ind w:left="-1440"/>
        <w:rPr>
          <w:rFonts w:ascii="Arial" w:hAnsi="Arial" w:cs="Arial"/>
          <w:b/>
        </w:rPr>
      </w:pPr>
    </w:p>
    <w:p w:rsidR="00EE0734" w:rsidP="005B602A" w:rsidRDefault="00EE0734" w14:paraId="6D97B509" w14:textId="77777777">
      <w:pPr>
        <w:ind w:left="-1440"/>
        <w:rPr>
          <w:rFonts w:ascii="Arial" w:hAnsi="Arial" w:cs="Arial"/>
          <w:b/>
        </w:rPr>
      </w:pPr>
    </w:p>
    <w:p w:rsidR="00EE0734" w:rsidP="005B602A" w:rsidRDefault="00EE0734" w14:paraId="70090052" w14:textId="77777777">
      <w:pPr>
        <w:ind w:left="-1440"/>
        <w:rPr>
          <w:rFonts w:ascii="Arial" w:hAnsi="Arial" w:cs="Arial"/>
          <w:b/>
        </w:rPr>
      </w:pPr>
    </w:p>
    <w:p w:rsidRPr="001A7A92" w:rsidR="001A7A92" w:rsidP="001D4E8C" w:rsidRDefault="001A7A92" w14:paraId="245E32EA" w14:textId="77777777">
      <w:pPr>
        <w:contextualSpacing/>
        <w:rPr>
          <w:rFonts w:ascii="Calibri" w:hAnsi="Calibri"/>
          <w:b/>
          <w:sz w:val="22"/>
          <w:szCs w:val="22"/>
          <w:lang w:eastAsia="en-US"/>
        </w:rPr>
      </w:pPr>
      <w:r w:rsidRPr="001A7A92">
        <w:rPr>
          <w:rFonts w:ascii="Calibri" w:hAnsi="Calibri"/>
          <w:b/>
          <w:color w:val="4F81BD"/>
          <w:lang w:eastAsia="en-US"/>
        </w:rPr>
        <w:t>Rigid Pipe Threading Machine</w:t>
      </w:r>
      <w:r w:rsidRPr="001A7A92">
        <w:rPr>
          <w:rFonts w:ascii="Calibri" w:hAnsi="Calibri"/>
          <w:b/>
          <w:sz w:val="22"/>
          <w:szCs w:val="22"/>
          <w:lang w:eastAsia="en-US"/>
        </w:rPr>
        <w:t xml:space="preserve"> – PPE = safety glasses &amp; gloves</w:t>
      </w:r>
    </w:p>
    <w:p w:rsidRPr="001A7A92" w:rsidR="001A7A92" w:rsidP="001A7A92" w:rsidRDefault="001A7A92" w14:paraId="4CD40EDA" w14:textId="77777777">
      <w:pPr>
        <w:numPr>
          <w:ilvl w:val="0"/>
          <w:numId w:val="12"/>
        </w:numPr>
        <w:ind w:left="0"/>
        <w:contextualSpacing/>
        <w:rPr>
          <w:rFonts w:ascii="Calibri" w:hAnsi="Calibri"/>
          <w:b/>
          <w:sz w:val="22"/>
          <w:szCs w:val="22"/>
          <w:lang w:eastAsia="en-US"/>
        </w:rPr>
      </w:pPr>
      <w:r w:rsidRPr="001A7A92">
        <w:rPr>
          <w:rFonts w:ascii="Calibri" w:hAnsi="Calibri"/>
          <w:b/>
          <w:sz w:val="22"/>
          <w:szCs w:val="22"/>
          <w:lang w:eastAsia="en-US"/>
        </w:rPr>
        <w:t>Make sure work is secured in chuck</w:t>
      </w:r>
    </w:p>
    <w:p w:rsidRPr="001A7A92" w:rsidR="001A7A92" w:rsidP="001A7A92" w:rsidRDefault="001A7A92" w14:paraId="7E4AA4D9" w14:textId="77777777">
      <w:pPr>
        <w:numPr>
          <w:ilvl w:val="0"/>
          <w:numId w:val="12"/>
        </w:numPr>
        <w:ind w:left="0"/>
        <w:contextualSpacing/>
        <w:rPr>
          <w:rFonts w:ascii="Calibri" w:hAnsi="Calibri"/>
          <w:b/>
          <w:sz w:val="22"/>
          <w:szCs w:val="22"/>
          <w:lang w:eastAsia="en-US"/>
        </w:rPr>
      </w:pPr>
      <w:r w:rsidRPr="001A7A92">
        <w:rPr>
          <w:rFonts w:ascii="Calibri" w:hAnsi="Calibri"/>
          <w:b/>
          <w:sz w:val="22"/>
          <w:szCs w:val="22"/>
          <w:lang w:eastAsia="en-US"/>
        </w:rPr>
        <w:t>Make sure threading die is properly adjusted and secured</w:t>
      </w:r>
    </w:p>
    <w:p w:rsidRPr="001A7A92" w:rsidR="001A7A92" w:rsidP="001A7A92" w:rsidRDefault="001A7A92" w14:paraId="10A30901" w14:textId="77777777">
      <w:pPr>
        <w:numPr>
          <w:ilvl w:val="0"/>
          <w:numId w:val="12"/>
        </w:numPr>
        <w:ind w:left="0"/>
        <w:contextualSpacing/>
        <w:rPr>
          <w:rFonts w:ascii="Calibri" w:hAnsi="Calibri"/>
          <w:b/>
          <w:sz w:val="22"/>
          <w:szCs w:val="22"/>
          <w:lang w:eastAsia="en-US"/>
        </w:rPr>
      </w:pPr>
      <w:r w:rsidRPr="001A7A92">
        <w:rPr>
          <w:rFonts w:ascii="Calibri" w:hAnsi="Calibri"/>
          <w:b/>
          <w:sz w:val="22"/>
          <w:szCs w:val="22"/>
          <w:lang w:eastAsia="en-US"/>
        </w:rPr>
        <w:t>Set coolant flow</w:t>
      </w:r>
    </w:p>
    <w:p w:rsidRPr="001A7A92" w:rsidR="001A7A92" w:rsidP="001A7A92" w:rsidRDefault="001A7A92" w14:paraId="599D1BB1" w14:textId="77777777">
      <w:pPr>
        <w:numPr>
          <w:ilvl w:val="0"/>
          <w:numId w:val="12"/>
        </w:numPr>
        <w:ind w:left="0"/>
        <w:contextualSpacing/>
        <w:rPr>
          <w:rFonts w:ascii="Calibri" w:hAnsi="Calibri"/>
          <w:b/>
          <w:sz w:val="22"/>
          <w:szCs w:val="22"/>
          <w:lang w:eastAsia="en-US"/>
        </w:rPr>
      </w:pPr>
      <w:r w:rsidRPr="001A7A92">
        <w:rPr>
          <w:rFonts w:ascii="Calibri" w:hAnsi="Calibri"/>
          <w:b/>
          <w:sz w:val="22"/>
          <w:szCs w:val="22"/>
          <w:lang w:eastAsia="en-US"/>
        </w:rPr>
        <w:t>Observe and control thread length</w:t>
      </w:r>
    </w:p>
    <w:p w:rsidRPr="001A7A92" w:rsidR="001A7A92" w:rsidP="001A7A92" w:rsidRDefault="001A7A92" w14:paraId="7B3C3535" w14:textId="77777777">
      <w:pPr>
        <w:ind w:firstLine="360"/>
        <w:contextualSpacing/>
        <w:rPr>
          <w:rFonts w:ascii="Calibri" w:hAnsi="Calibri"/>
          <w:b/>
          <w:sz w:val="22"/>
          <w:szCs w:val="22"/>
          <w:lang w:eastAsia="en-US"/>
        </w:rPr>
      </w:pPr>
    </w:p>
    <w:p w:rsidRPr="001D4E8C" w:rsidR="001E2024" w:rsidP="001D4E8C" w:rsidRDefault="001E2024" w14:paraId="4FD21F46" w14:textId="77777777">
      <w:pPr>
        <w:rPr>
          <w:b/>
        </w:rPr>
      </w:pPr>
      <w:r w:rsidRPr="001D4E8C">
        <w:rPr>
          <w:b/>
          <w:color w:val="4F81BD"/>
        </w:rPr>
        <w:t>Acetylene Welding</w:t>
      </w:r>
      <w:r w:rsidRPr="001D4E8C">
        <w:rPr>
          <w:b/>
        </w:rPr>
        <w:t xml:space="preserve"> – PPE = safety glasses (correct welding lens) &amp; gloves</w:t>
      </w:r>
    </w:p>
    <w:p w:rsidRPr="00ED4BFA" w:rsidR="001E2024" w:rsidP="001E2024" w:rsidRDefault="00DA5524" w14:paraId="4B06A55C" w14:textId="77777777">
      <w:pPr>
        <w:pStyle w:val="ListParagraph"/>
        <w:numPr>
          <w:ilvl w:val="0"/>
          <w:numId w:val="12"/>
        </w:numPr>
        <w:ind w:left="0"/>
        <w:rPr>
          <w:b/>
        </w:rPr>
      </w:pPr>
      <w:r>
        <w:rPr>
          <w:b/>
          <w:color w:val="FF0000"/>
          <w:sz w:val="24"/>
          <w:szCs w:val="24"/>
          <w:u w:val="single"/>
        </w:rPr>
        <w:t>Certification is</w:t>
      </w:r>
      <w:r w:rsidRPr="007C32C9" w:rsidR="001E2024">
        <w:rPr>
          <w:b/>
          <w:color w:val="FF0000"/>
          <w:sz w:val="24"/>
          <w:szCs w:val="24"/>
          <w:u w:val="single"/>
        </w:rPr>
        <w:t xml:space="preserve"> required</w:t>
      </w:r>
      <w:r w:rsidRPr="007C32C9" w:rsidR="001E2024">
        <w:rPr>
          <w:b/>
          <w:color w:val="FF0000"/>
          <w:sz w:val="24"/>
          <w:szCs w:val="24"/>
        </w:rPr>
        <w:t xml:space="preserve"> </w:t>
      </w:r>
      <w:r w:rsidRPr="00ED4BFA" w:rsidR="001E2024">
        <w:rPr>
          <w:b/>
          <w:sz w:val="24"/>
          <w:szCs w:val="24"/>
        </w:rPr>
        <w:t>to operate acetylene rigs</w:t>
      </w:r>
    </w:p>
    <w:p w:rsidR="001E2024" w:rsidP="001E2024" w:rsidRDefault="001E2024" w14:paraId="59028799" w14:textId="77777777">
      <w:pPr>
        <w:pStyle w:val="ListParagraph"/>
        <w:numPr>
          <w:ilvl w:val="0"/>
          <w:numId w:val="12"/>
        </w:numPr>
        <w:ind w:left="0"/>
        <w:rPr>
          <w:b/>
        </w:rPr>
      </w:pPr>
      <w:r>
        <w:rPr>
          <w:b/>
        </w:rPr>
        <w:t>Correct setting on oxygen/acetylene gauges</w:t>
      </w:r>
    </w:p>
    <w:p w:rsidR="001E2024" w:rsidP="001E2024" w:rsidRDefault="001E2024" w14:paraId="5118D5DE" w14:textId="77777777">
      <w:pPr>
        <w:pStyle w:val="ListParagraph"/>
        <w:numPr>
          <w:ilvl w:val="0"/>
          <w:numId w:val="12"/>
        </w:numPr>
        <w:ind w:left="0"/>
        <w:rPr>
          <w:b/>
        </w:rPr>
      </w:pPr>
      <w:r>
        <w:rPr>
          <w:b/>
        </w:rPr>
        <w:t>Cold fire extinguishing agent present</w:t>
      </w:r>
    </w:p>
    <w:p w:rsidR="001E2024" w:rsidP="001E2024" w:rsidRDefault="001E2024" w14:paraId="40D184F5" w14:textId="77777777">
      <w:pPr>
        <w:pStyle w:val="ListParagraph"/>
        <w:numPr>
          <w:ilvl w:val="0"/>
          <w:numId w:val="12"/>
        </w:numPr>
        <w:ind w:left="0"/>
        <w:rPr>
          <w:b/>
        </w:rPr>
      </w:pPr>
      <w:r>
        <w:rPr>
          <w:b/>
        </w:rPr>
        <w:t xml:space="preserve">All </w:t>
      </w:r>
      <w:proofErr w:type="gramStart"/>
      <w:r>
        <w:rPr>
          <w:b/>
        </w:rPr>
        <w:t>gasses</w:t>
      </w:r>
      <w:proofErr w:type="gramEnd"/>
      <w:r>
        <w:rPr>
          <w:b/>
        </w:rPr>
        <w:t xml:space="preserve"> turned off when not in use</w:t>
      </w:r>
    </w:p>
    <w:p w:rsidR="006A370C" w:rsidP="001E2024" w:rsidRDefault="006A370C" w14:paraId="40E686A4" w14:textId="77777777">
      <w:pPr>
        <w:pStyle w:val="ListParagraph"/>
        <w:numPr>
          <w:ilvl w:val="0"/>
          <w:numId w:val="12"/>
        </w:numPr>
        <w:ind w:left="0"/>
        <w:rPr>
          <w:b/>
        </w:rPr>
      </w:pPr>
      <w:r>
        <w:rPr>
          <w:b/>
        </w:rPr>
        <w:t>Fire watch in place</w:t>
      </w:r>
    </w:p>
    <w:p w:rsidR="001E2024" w:rsidP="001E2024" w:rsidRDefault="001E2024" w14:paraId="66C82109" w14:textId="77777777">
      <w:pPr>
        <w:pStyle w:val="ListParagraph"/>
        <w:ind w:left="0"/>
        <w:rPr>
          <w:b/>
        </w:rPr>
      </w:pPr>
    </w:p>
    <w:p w:rsidRPr="001D4E8C" w:rsidR="001E2024" w:rsidP="001D4E8C" w:rsidRDefault="001E2024" w14:paraId="26A83FD8" w14:textId="77777777">
      <w:pPr>
        <w:rPr>
          <w:b/>
        </w:rPr>
      </w:pPr>
      <w:r w:rsidRPr="001D4E8C">
        <w:rPr>
          <w:b/>
          <w:color w:val="4F81BD"/>
        </w:rPr>
        <w:t>Electric Welding (MIG, TIG, HELI ARC</w:t>
      </w:r>
      <w:r w:rsidR="003945D8">
        <w:rPr>
          <w:b/>
          <w:color w:val="4F81BD"/>
        </w:rPr>
        <w:t>, PLASMA</w:t>
      </w:r>
      <w:r w:rsidRPr="001D4E8C">
        <w:rPr>
          <w:b/>
          <w:color w:val="4F81BD"/>
        </w:rPr>
        <w:t>)</w:t>
      </w:r>
      <w:r w:rsidRPr="001D4E8C">
        <w:rPr>
          <w:b/>
        </w:rPr>
        <w:t xml:space="preserve"> – </w:t>
      </w:r>
      <w:proofErr w:type="gramStart"/>
      <w:r w:rsidRPr="001D4E8C">
        <w:rPr>
          <w:b/>
        </w:rPr>
        <w:t>PPE  =</w:t>
      </w:r>
      <w:proofErr w:type="gramEnd"/>
      <w:r w:rsidRPr="001D4E8C">
        <w:rPr>
          <w:b/>
        </w:rPr>
        <w:t xml:space="preserve"> Welding hood (with correct lens) &amp; gloves</w:t>
      </w:r>
    </w:p>
    <w:p w:rsidR="001E2024" w:rsidP="001E2024" w:rsidRDefault="00DA5524" w14:paraId="1FA618B0" w14:textId="77777777">
      <w:pPr>
        <w:pStyle w:val="ListParagraph"/>
        <w:numPr>
          <w:ilvl w:val="0"/>
          <w:numId w:val="12"/>
        </w:numPr>
        <w:ind w:left="0"/>
        <w:rPr>
          <w:b/>
        </w:rPr>
      </w:pPr>
      <w:r>
        <w:rPr>
          <w:b/>
          <w:color w:val="FF0000"/>
          <w:sz w:val="24"/>
          <w:szCs w:val="24"/>
          <w:u w:val="single"/>
        </w:rPr>
        <w:t>Certification is</w:t>
      </w:r>
      <w:r w:rsidRPr="007C32C9" w:rsidR="001E2024">
        <w:rPr>
          <w:b/>
          <w:color w:val="FF0000"/>
          <w:sz w:val="24"/>
          <w:szCs w:val="24"/>
          <w:u w:val="single"/>
        </w:rPr>
        <w:t xml:space="preserve"> required </w:t>
      </w:r>
      <w:r w:rsidRPr="009C0755" w:rsidR="001E2024">
        <w:rPr>
          <w:b/>
          <w:sz w:val="24"/>
          <w:szCs w:val="24"/>
        </w:rPr>
        <w:t>to operate welding machines</w:t>
      </w:r>
    </w:p>
    <w:p w:rsidR="001E2024" w:rsidP="001E2024" w:rsidRDefault="001E2024" w14:paraId="420DDBE6" w14:textId="77777777">
      <w:pPr>
        <w:pStyle w:val="ListParagraph"/>
        <w:numPr>
          <w:ilvl w:val="0"/>
          <w:numId w:val="12"/>
        </w:numPr>
        <w:ind w:left="0"/>
        <w:rPr>
          <w:b/>
        </w:rPr>
      </w:pPr>
      <w:r w:rsidRPr="00A261E8">
        <w:rPr>
          <w:b/>
        </w:rPr>
        <w:t>Protective</w:t>
      </w:r>
      <w:r>
        <w:rPr>
          <w:b/>
        </w:rPr>
        <w:t xml:space="preserve"> clothing as necessary</w:t>
      </w:r>
    </w:p>
    <w:p w:rsidR="001E2024" w:rsidP="001E2024" w:rsidRDefault="001E2024" w14:paraId="28B9D6BB" w14:textId="77777777">
      <w:pPr>
        <w:pStyle w:val="ListParagraph"/>
        <w:numPr>
          <w:ilvl w:val="0"/>
          <w:numId w:val="12"/>
        </w:numPr>
        <w:ind w:left="0"/>
        <w:rPr>
          <w:b/>
        </w:rPr>
      </w:pPr>
      <w:r>
        <w:rPr>
          <w:b/>
        </w:rPr>
        <w:t xml:space="preserve">Arc flash protection in place to shield surrounding areas </w:t>
      </w:r>
    </w:p>
    <w:p w:rsidR="001E2024" w:rsidP="001E2024" w:rsidRDefault="001E2024" w14:paraId="7C6F850B" w14:textId="77777777">
      <w:pPr>
        <w:pStyle w:val="ListParagraph"/>
        <w:numPr>
          <w:ilvl w:val="0"/>
          <w:numId w:val="12"/>
        </w:numPr>
        <w:ind w:left="0"/>
        <w:rPr>
          <w:b/>
        </w:rPr>
      </w:pPr>
      <w:r>
        <w:rPr>
          <w:b/>
        </w:rPr>
        <w:t xml:space="preserve">Machine </w:t>
      </w:r>
      <w:proofErr w:type="gramStart"/>
      <w:r>
        <w:rPr>
          <w:b/>
        </w:rPr>
        <w:t>controls to</w:t>
      </w:r>
      <w:proofErr w:type="gramEnd"/>
      <w:r>
        <w:rPr>
          <w:b/>
        </w:rPr>
        <w:t xml:space="preserve"> correct settings</w:t>
      </w:r>
    </w:p>
    <w:p w:rsidR="006A370C" w:rsidP="001E2024" w:rsidRDefault="006A370C" w14:paraId="5D4FF147" w14:textId="77777777">
      <w:pPr>
        <w:pStyle w:val="ListParagraph"/>
        <w:numPr>
          <w:ilvl w:val="0"/>
          <w:numId w:val="12"/>
        </w:numPr>
        <w:ind w:left="0"/>
        <w:rPr>
          <w:b/>
        </w:rPr>
      </w:pPr>
      <w:r>
        <w:rPr>
          <w:b/>
        </w:rPr>
        <w:t>Fire watch in place</w:t>
      </w:r>
      <w:r w:rsidR="007E07FB">
        <w:rPr>
          <w:b/>
        </w:rPr>
        <w:t xml:space="preserve"> &amp; cold fire extinguishing agent present</w:t>
      </w:r>
    </w:p>
    <w:p w:rsidR="00FA0A61" w:rsidP="00FA0A61" w:rsidRDefault="00FA0A61" w14:paraId="5EE81B6A" w14:textId="77777777">
      <w:pPr>
        <w:rPr>
          <w:b/>
        </w:rPr>
      </w:pPr>
    </w:p>
    <w:p w:rsidR="00255FF5" w:rsidP="00FA0A61" w:rsidRDefault="00255FF5" w14:paraId="09709D8F" w14:textId="77777777">
      <w:pPr>
        <w:pStyle w:val="ListParagraph"/>
        <w:ind w:left="90" w:firstLine="0"/>
        <w:rPr>
          <w:b/>
          <w:color w:val="FF0000"/>
          <w:sz w:val="24"/>
          <w:szCs w:val="24"/>
          <w:u w:val="single"/>
        </w:rPr>
      </w:pPr>
    </w:p>
    <w:p w:rsidR="00255FF5" w:rsidP="00FA0A61" w:rsidRDefault="00255FF5" w14:paraId="40592794" w14:textId="77777777">
      <w:pPr>
        <w:pStyle w:val="ListParagraph"/>
        <w:ind w:left="90" w:firstLine="0"/>
        <w:rPr>
          <w:b/>
          <w:color w:val="FF0000"/>
          <w:sz w:val="24"/>
          <w:szCs w:val="24"/>
          <w:u w:val="single"/>
        </w:rPr>
      </w:pPr>
    </w:p>
    <w:p w:rsidRPr="00255FF5" w:rsidR="005F1B87" w:rsidRDefault="005F1B87" w14:paraId="37502E2F" w14:textId="77777777">
      <w:pPr>
        <w:rPr>
          <w:rFonts w:ascii="Arial" w:hAnsi="Arial" w:cs="Arial"/>
          <w:b/>
          <w:color w:val="FF0000"/>
        </w:rPr>
      </w:pPr>
      <w:r w:rsidRPr="00255FF5">
        <w:rPr>
          <w:rFonts w:ascii="Arial" w:hAnsi="Arial" w:cs="Arial"/>
          <w:b/>
          <w:color w:val="FF0000"/>
        </w:rPr>
        <w:t>Notes:</w:t>
      </w:r>
    </w:p>
    <w:p w:rsidRPr="00255FF5" w:rsidR="005F1B87" w:rsidRDefault="005F1B87" w14:paraId="1A089D9D" w14:textId="77777777">
      <w:pPr>
        <w:rPr>
          <w:rFonts w:ascii="Arial" w:hAnsi="Arial" w:cs="Arial"/>
        </w:rPr>
      </w:pPr>
    </w:p>
    <w:p w:rsidRPr="00255FF5" w:rsidR="00D973C0" w:rsidP="005F1B87" w:rsidRDefault="005F1B87" w14:paraId="57935006" w14:textId="77777777">
      <w:pPr>
        <w:pStyle w:val="ListParagraph"/>
        <w:numPr>
          <w:ilvl w:val="0"/>
          <w:numId w:val="13"/>
        </w:numPr>
        <w:rPr>
          <w:rFonts w:ascii="Arial" w:hAnsi="Arial" w:cs="Arial"/>
          <w:b/>
          <w:color w:val="FF0000"/>
          <w:sz w:val="24"/>
          <w:szCs w:val="24"/>
        </w:rPr>
      </w:pPr>
      <w:r w:rsidRPr="00255FF5">
        <w:rPr>
          <w:rFonts w:ascii="Arial" w:hAnsi="Arial" w:cs="Arial"/>
          <w:b/>
          <w:color w:val="FF0000"/>
          <w:sz w:val="24"/>
          <w:szCs w:val="24"/>
        </w:rPr>
        <w:t xml:space="preserve">Unless otherwise specified, all E-Stops </w:t>
      </w:r>
      <w:r w:rsidRPr="00255FF5" w:rsidR="008A5C66">
        <w:rPr>
          <w:rFonts w:ascii="Arial" w:hAnsi="Arial" w:cs="Arial"/>
          <w:b/>
          <w:color w:val="FF0000"/>
          <w:sz w:val="24"/>
          <w:szCs w:val="24"/>
        </w:rPr>
        <w:t>o</w:t>
      </w:r>
      <w:r w:rsidRPr="00255FF5">
        <w:rPr>
          <w:rFonts w:ascii="Arial" w:hAnsi="Arial" w:cs="Arial"/>
          <w:b/>
          <w:color w:val="FF0000"/>
          <w:sz w:val="24"/>
          <w:szCs w:val="24"/>
        </w:rPr>
        <w:t xml:space="preserve">n </w:t>
      </w:r>
      <w:r w:rsidRPr="00255FF5" w:rsidR="003C55A0">
        <w:rPr>
          <w:rFonts w:ascii="Arial" w:hAnsi="Arial" w:cs="Arial"/>
          <w:b/>
          <w:color w:val="FF0000"/>
          <w:sz w:val="24"/>
          <w:szCs w:val="24"/>
        </w:rPr>
        <w:t>US</w:t>
      </w:r>
      <w:r w:rsidR="009138DC">
        <w:rPr>
          <w:rFonts w:ascii="Arial" w:hAnsi="Arial" w:cs="Arial"/>
          <w:b/>
          <w:color w:val="FF0000"/>
          <w:sz w:val="24"/>
          <w:szCs w:val="24"/>
        </w:rPr>
        <w:t>2</w:t>
      </w:r>
      <w:r w:rsidRPr="00255FF5" w:rsidR="003C55A0">
        <w:rPr>
          <w:rFonts w:ascii="Arial" w:hAnsi="Arial" w:cs="Arial"/>
          <w:b/>
          <w:color w:val="FF0000"/>
          <w:sz w:val="24"/>
          <w:szCs w:val="24"/>
        </w:rPr>
        <w:t xml:space="preserve"> </w:t>
      </w:r>
      <w:r w:rsidRPr="00255FF5">
        <w:rPr>
          <w:rFonts w:ascii="Arial" w:hAnsi="Arial" w:cs="Arial"/>
          <w:b/>
          <w:color w:val="FF0000"/>
          <w:sz w:val="24"/>
          <w:szCs w:val="24"/>
        </w:rPr>
        <w:t xml:space="preserve">NC </w:t>
      </w:r>
      <w:r w:rsidRPr="00255FF5" w:rsidR="008A5C66">
        <w:rPr>
          <w:rFonts w:ascii="Arial" w:hAnsi="Arial" w:cs="Arial"/>
          <w:b/>
          <w:color w:val="FF0000"/>
          <w:sz w:val="24"/>
          <w:szCs w:val="24"/>
        </w:rPr>
        <w:t xml:space="preserve">equipment </w:t>
      </w:r>
      <w:r w:rsidRPr="00255FF5">
        <w:rPr>
          <w:rFonts w:ascii="Arial" w:hAnsi="Arial" w:cs="Arial"/>
          <w:b/>
          <w:color w:val="FF0000"/>
          <w:sz w:val="24"/>
          <w:szCs w:val="24"/>
        </w:rPr>
        <w:t>are reset by pulling to release!</w:t>
      </w:r>
    </w:p>
    <w:p w:rsidRPr="00255FF5" w:rsidR="007C32C9" w:rsidP="007C32C9" w:rsidRDefault="007C32C9" w14:paraId="4971D4AA" w14:textId="77777777">
      <w:pPr>
        <w:pStyle w:val="ListParagraph"/>
        <w:ind w:firstLine="0"/>
        <w:rPr>
          <w:rFonts w:ascii="Arial" w:hAnsi="Arial" w:cs="Arial"/>
          <w:b/>
          <w:color w:val="FF0000"/>
          <w:sz w:val="24"/>
          <w:szCs w:val="24"/>
        </w:rPr>
      </w:pPr>
    </w:p>
    <w:p w:rsidRPr="00255FF5" w:rsidR="005F1B87" w:rsidP="005F1B87" w:rsidRDefault="005F1B87" w14:paraId="2EF85979" w14:textId="77777777">
      <w:pPr>
        <w:pStyle w:val="ListParagraph"/>
        <w:numPr>
          <w:ilvl w:val="0"/>
          <w:numId w:val="13"/>
        </w:numPr>
        <w:rPr>
          <w:rFonts w:ascii="Arial" w:hAnsi="Arial" w:cs="Arial"/>
          <w:b/>
          <w:color w:val="FF0000"/>
          <w:sz w:val="24"/>
          <w:szCs w:val="24"/>
          <w:u w:val="single"/>
        </w:rPr>
      </w:pPr>
      <w:r w:rsidRPr="00255FF5">
        <w:rPr>
          <w:rFonts w:ascii="Arial" w:hAnsi="Arial" w:cs="Arial"/>
          <w:b/>
          <w:color w:val="FF0000"/>
          <w:sz w:val="24"/>
          <w:szCs w:val="24"/>
        </w:rPr>
        <w:t xml:space="preserve">If </w:t>
      </w:r>
      <w:r w:rsidRPr="00255FF5" w:rsidR="00072003">
        <w:rPr>
          <w:rFonts w:ascii="Arial" w:hAnsi="Arial" w:cs="Arial"/>
          <w:b/>
          <w:color w:val="FF0000"/>
          <w:sz w:val="24"/>
          <w:szCs w:val="24"/>
        </w:rPr>
        <w:t>certification is</w:t>
      </w:r>
      <w:r w:rsidRPr="00255FF5">
        <w:rPr>
          <w:rFonts w:ascii="Arial" w:hAnsi="Arial" w:cs="Arial"/>
          <w:b/>
          <w:color w:val="FF0000"/>
          <w:sz w:val="24"/>
          <w:szCs w:val="24"/>
        </w:rPr>
        <w:t xml:space="preserve"> </w:t>
      </w:r>
      <w:proofErr w:type="gramStart"/>
      <w:r w:rsidRPr="00255FF5">
        <w:rPr>
          <w:rFonts w:ascii="Arial" w:hAnsi="Arial" w:cs="Arial"/>
          <w:b/>
          <w:color w:val="FF0000"/>
          <w:sz w:val="24"/>
          <w:szCs w:val="24"/>
          <w:u w:val="single"/>
        </w:rPr>
        <w:t xml:space="preserve">required </w:t>
      </w:r>
      <w:r w:rsidRPr="00255FF5" w:rsidR="00013F51">
        <w:rPr>
          <w:rFonts w:ascii="Arial" w:hAnsi="Arial" w:cs="Arial"/>
          <w:b/>
          <w:color w:val="FF0000"/>
          <w:sz w:val="24"/>
          <w:szCs w:val="24"/>
        </w:rPr>
        <w:t xml:space="preserve"> to</w:t>
      </w:r>
      <w:proofErr w:type="gramEnd"/>
      <w:r w:rsidRPr="00255FF5" w:rsidR="00013F51">
        <w:rPr>
          <w:rFonts w:ascii="Arial" w:hAnsi="Arial" w:cs="Arial"/>
          <w:b/>
          <w:color w:val="FF0000"/>
          <w:sz w:val="24"/>
          <w:szCs w:val="24"/>
        </w:rPr>
        <w:t xml:space="preserve"> operate </w:t>
      </w:r>
      <w:r w:rsidRPr="00255FF5">
        <w:rPr>
          <w:rFonts w:ascii="Arial" w:hAnsi="Arial" w:cs="Arial"/>
          <w:b/>
          <w:color w:val="FF0000"/>
          <w:sz w:val="24"/>
          <w:szCs w:val="24"/>
        </w:rPr>
        <w:t>a particular</w:t>
      </w:r>
      <w:r w:rsidRPr="00255FF5" w:rsidR="00013F51">
        <w:rPr>
          <w:rFonts w:ascii="Arial" w:hAnsi="Arial" w:cs="Arial"/>
          <w:b/>
          <w:color w:val="FF0000"/>
          <w:sz w:val="24"/>
          <w:szCs w:val="24"/>
        </w:rPr>
        <w:t xml:space="preserve"> machine, contact your BUL to discuss your authorization </w:t>
      </w:r>
      <w:r w:rsidRPr="00255FF5" w:rsidR="00156D11">
        <w:rPr>
          <w:rFonts w:ascii="Arial" w:hAnsi="Arial" w:cs="Arial"/>
          <w:b/>
          <w:color w:val="FF0000"/>
          <w:sz w:val="24"/>
          <w:szCs w:val="24"/>
        </w:rPr>
        <w:t xml:space="preserve">prior </w:t>
      </w:r>
      <w:r w:rsidRPr="00255FF5" w:rsidR="00013F51">
        <w:rPr>
          <w:rFonts w:ascii="Arial" w:hAnsi="Arial" w:cs="Arial"/>
          <w:b/>
          <w:color w:val="FF0000"/>
          <w:sz w:val="24"/>
          <w:szCs w:val="24"/>
        </w:rPr>
        <w:t xml:space="preserve">to </w:t>
      </w:r>
      <w:r w:rsidRPr="00255FF5" w:rsidR="00156D11">
        <w:rPr>
          <w:rFonts w:ascii="Arial" w:hAnsi="Arial" w:cs="Arial"/>
          <w:b/>
          <w:color w:val="FF0000"/>
          <w:sz w:val="24"/>
          <w:szCs w:val="24"/>
        </w:rPr>
        <w:t xml:space="preserve">attempting to </w:t>
      </w:r>
      <w:r w:rsidRPr="00255FF5" w:rsidR="00013F51">
        <w:rPr>
          <w:rFonts w:ascii="Arial" w:hAnsi="Arial" w:cs="Arial"/>
          <w:b/>
          <w:color w:val="FF0000"/>
          <w:sz w:val="24"/>
          <w:szCs w:val="24"/>
        </w:rPr>
        <w:t>operate that machine</w:t>
      </w:r>
      <w:r w:rsidRPr="00255FF5" w:rsidR="004277EB">
        <w:rPr>
          <w:rFonts w:ascii="Arial" w:hAnsi="Arial" w:cs="Arial"/>
          <w:b/>
          <w:color w:val="FF0000"/>
          <w:sz w:val="24"/>
          <w:szCs w:val="24"/>
        </w:rPr>
        <w:t xml:space="preserve"> or piece of equipment </w:t>
      </w:r>
      <w:r w:rsidRPr="00255FF5" w:rsidR="004277EB">
        <w:rPr>
          <w:rFonts w:ascii="Arial" w:hAnsi="Arial" w:cs="Arial"/>
          <w:b/>
          <w:color w:val="FF0000"/>
          <w:sz w:val="24"/>
          <w:szCs w:val="24"/>
          <w:u w:val="single"/>
        </w:rPr>
        <w:t>for the first time</w:t>
      </w:r>
      <w:r w:rsidRPr="00255FF5" w:rsidR="00013F51">
        <w:rPr>
          <w:rFonts w:ascii="Arial" w:hAnsi="Arial" w:cs="Arial"/>
          <w:b/>
          <w:color w:val="FF0000"/>
          <w:sz w:val="24"/>
          <w:szCs w:val="24"/>
          <w:u w:val="single"/>
        </w:rPr>
        <w:t xml:space="preserve">! </w:t>
      </w:r>
    </w:p>
    <w:p w:rsidRPr="00255FF5" w:rsidR="00D973C0" w:rsidP="006A2024" w:rsidRDefault="00D973C0" w14:paraId="088D3706" w14:textId="77777777">
      <w:pPr>
        <w:rPr>
          <w:rFonts w:ascii="Arial" w:hAnsi="Arial" w:cs="Arial"/>
          <w:color w:val="FF0000"/>
          <w:u w:val="single"/>
        </w:rPr>
      </w:pPr>
    </w:p>
    <w:p w:rsidRPr="00255FF5" w:rsidR="006A2024" w:rsidP="006A2024" w:rsidRDefault="006A2024" w14:paraId="2C84A045" w14:textId="77777777">
      <w:pPr>
        <w:pStyle w:val="ListParagraph"/>
        <w:numPr>
          <w:ilvl w:val="0"/>
          <w:numId w:val="13"/>
        </w:numPr>
        <w:rPr>
          <w:rFonts w:ascii="Arial" w:hAnsi="Arial" w:cs="Arial"/>
          <w:b/>
          <w:color w:val="FF0000"/>
          <w:sz w:val="24"/>
          <w:szCs w:val="24"/>
        </w:rPr>
      </w:pPr>
      <w:r w:rsidRPr="00255FF5">
        <w:rPr>
          <w:rFonts w:ascii="Arial" w:hAnsi="Arial" w:cs="Arial"/>
          <w:b/>
          <w:color w:val="FF0000"/>
          <w:sz w:val="24"/>
          <w:szCs w:val="24"/>
        </w:rPr>
        <w:t>When using hand tools to maintain or adjust any machinery in the NC shop first make sure the tools are in good condition and that you have sufficient clearance around the work area to perform the task safely.</w:t>
      </w:r>
    </w:p>
    <w:p w:rsidRPr="002F2E4A" w:rsidR="00D973C0" w:rsidP="00460BDC" w:rsidRDefault="00D973C0" w14:paraId="795F7708" w14:textId="40011F11">
      <w:pPr>
        <w:rPr>
          <w:rFonts w:ascii="Arial" w:hAnsi="Arial" w:cs="Arial"/>
          <w:b/>
          <w:sz w:val="40"/>
          <w:szCs w:val="40"/>
        </w:rPr>
        <w:sectPr w:rsidRPr="002F2E4A" w:rsidR="00D973C0" w:rsidSect="002F2E4A">
          <w:headerReference w:type="default" r:id="rId16"/>
          <w:pgSz w:w="12240" w:h="15840" w:orient="portrait" w:code="1"/>
          <w:pgMar w:top="539" w:right="1440" w:bottom="0" w:left="1440" w:header="709" w:footer="709" w:gutter="0"/>
          <w:cols w:space="708"/>
          <w:docGrid w:linePitch="360"/>
        </w:sectPr>
      </w:pPr>
    </w:p>
    <w:tbl>
      <w:tblPr>
        <w:tblW w:w="10017" w:type="dxa"/>
        <w:tblInd w:w="-347" w:type="dxa"/>
        <w:tblLayout w:type="fixed"/>
        <w:tblCellMar>
          <w:left w:w="70" w:type="dxa"/>
          <w:right w:w="70" w:type="dxa"/>
        </w:tblCellMar>
        <w:tblLook w:val="0000" w:firstRow="0" w:lastRow="0" w:firstColumn="0" w:lastColumn="0" w:noHBand="0" w:noVBand="0"/>
      </w:tblPr>
      <w:tblGrid>
        <w:gridCol w:w="1377"/>
        <w:gridCol w:w="8040"/>
        <w:gridCol w:w="600"/>
      </w:tblGrid>
      <w:tr w:rsidR="00B86D7B" w14:paraId="13FE327E" w14:textId="77777777">
        <w:trPr>
          <w:trHeight w:val="300"/>
        </w:trPr>
        <w:tc>
          <w:tcPr>
            <w:tcW w:w="1377" w:type="dxa"/>
          </w:tcPr>
          <w:p w:rsidR="00B86D7B" w:rsidP="00B86D7B" w:rsidRDefault="00B86D7B" w14:paraId="5E6664AB" w14:textId="77777777">
            <w:pPr>
              <w:jc w:val="center"/>
              <w:rPr>
                <w:rFonts w:ascii="Arial" w:hAnsi="Arial" w:cs="Arial"/>
                <w:b/>
              </w:rPr>
            </w:pPr>
            <w:r>
              <w:rPr>
                <w:rFonts w:ascii="Arial" w:hAnsi="Arial" w:cs="Arial"/>
                <w:sz w:val="40"/>
                <w:szCs w:val="40"/>
              </w:rPr>
              <w:br w:type="page"/>
            </w:r>
            <w:r>
              <w:rPr>
                <w:rFonts w:ascii="Arial" w:hAnsi="Arial" w:cs="Arial"/>
              </w:rPr>
              <w:br w:type="page"/>
            </w:r>
            <w:r>
              <w:rPr>
                <w:rFonts w:ascii="Arial" w:hAnsi="Arial" w:cs="Arial"/>
              </w:rPr>
              <w:br w:type="page"/>
            </w:r>
          </w:p>
        </w:tc>
        <w:tc>
          <w:tcPr>
            <w:tcW w:w="8040" w:type="dxa"/>
            <w:tcBorders>
              <w:top w:val="single" w:color="auto" w:sz="6" w:space="0"/>
              <w:left w:val="single" w:color="auto" w:sz="6" w:space="0"/>
              <w:bottom w:val="single" w:color="auto" w:sz="6" w:space="0"/>
              <w:right w:val="single" w:color="auto" w:sz="6" w:space="0"/>
            </w:tcBorders>
            <w:shd w:val="pct25" w:color="auto" w:fill="auto"/>
          </w:tcPr>
          <w:p w:rsidR="00B86D7B" w:rsidP="00971F1A" w:rsidRDefault="00A8580C" w14:paraId="1930CA37" w14:textId="77777777">
            <w:pPr>
              <w:jc w:val="center"/>
              <w:rPr>
                <w:rFonts w:ascii="Arial" w:hAnsi="Arial" w:cs="Arial"/>
                <w:b/>
                <w:sz w:val="36"/>
                <w:szCs w:val="36"/>
              </w:rPr>
            </w:pPr>
            <w:r>
              <w:rPr>
                <w:rFonts w:ascii="Arial" w:hAnsi="Arial" w:cs="Arial"/>
                <w:b/>
                <w:bCs/>
                <w:sz w:val="36"/>
                <w:szCs w:val="36"/>
              </w:rPr>
              <w:t>6</w:t>
            </w:r>
            <w:r w:rsidRPr="00B86D7B" w:rsidR="00B86D7B">
              <w:rPr>
                <w:rFonts w:ascii="Arial" w:hAnsi="Arial" w:cs="Arial"/>
                <w:b/>
                <w:bCs/>
                <w:sz w:val="36"/>
                <w:szCs w:val="36"/>
              </w:rPr>
              <w:t xml:space="preserve"> </w:t>
            </w:r>
            <w:r w:rsidR="004277EB">
              <w:rPr>
                <w:rFonts w:ascii="Arial" w:hAnsi="Arial" w:cs="Arial"/>
                <w:b/>
                <w:bCs/>
                <w:sz w:val="36"/>
                <w:szCs w:val="36"/>
              </w:rPr>
              <w:t>–</w:t>
            </w:r>
            <w:r w:rsidRPr="00B86D7B" w:rsidR="00B86D7B">
              <w:rPr>
                <w:rFonts w:ascii="Arial" w:hAnsi="Arial" w:cs="Arial"/>
                <w:b/>
                <w:bCs/>
                <w:sz w:val="36"/>
                <w:szCs w:val="36"/>
              </w:rPr>
              <w:t xml:space="preserve"> Hazards encountered while operating </w:t>
            </w:r>
            <w:r w:rsidR="00D7114F">
              <w:rPr>
                <w:rFonts w:ascii="Arial" w:hAnsi="Arial" w:cs="Arial"/>
                <w:b/>
                <w:bCs/>
                <w:sz w:val="36"/>
                <w:szCs w:val="36"/>
              </w:rPr>
              <w:t>Equipment in NC</w:t>
            </w:r>
            <w:r w:rsidR="00F87816">
              <w:rPr>
                <w:rFonts w:ascii="Arial" w:hAnsi="Arial" w:cs="Arial"/>
                <w:b/>
                <w:bCs/>
                <w:sz w:val="36"/>
                <w:szCs w:val="36"/>
              </w:rPr>
              <w:t xml:space="preserve"> @ US</w:t>
            </w:r>
            <w:r w:rsidR="00DE43F8">
              <w:rPr>
                <w:rFonts w:ascii="Arial" w:hAnsi="Arial" w:cs="Arial"/>
                <w:b/>
                <w:bCs/>
                <w:sz w:val="36"/>
                <w:szCs w:val="36"/>
              </w:rPr>
              <w:t>2</w:t>
            </w:r>
          </w:p>
        </w:tc>
        <w:tc>
          <w:tcPr>
            <w:tcW w:w="600" w:type="dxa"/>
          </w:tcPr>
          <w:p w:rsidR="00B86D7B" w:rsidP="00B86D7B" w:rsidRDefault="00B86D7B" w14:paraId="7FCA6E80" w14:textId="77777777">
            <w:pPr>
              <w:jc w:val="center"/>
              <w:rPr>
                <w:rFonts w:ascii="Arial" w:hAnsi="Arial" w:cs="Arial"/>
                <w:b/>
              </w:rPr>
            </w:pPr>
          </w:p>
        </w:tc>
      </w:tr>
    </w:tbl>
    <w:p w:rsidRPr="006A1022" w:rsidR="00B86D7B" w:rsidRDefault="00B86D7B" w14:paraId="19E3C758" w14:textId="77777777">
      <w:pPr>
        <w:rPr>
          <w:rFonts w:ascii="Arial" w:hAnsi="Arial" w:cs="Arial"/>
          <w:sz w:val="16"/>
          <w:szCs w:val="16"/>
        </w:rPr>
      </w:pPr>
    </w:p>
    <w:tbl>
      <w:tblPr>
        <w:tblW w:w="20760" w:type="dxa"/>
        <w:tblInd w:w="-3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720"/>
        <w:gridCol w:w="1800"/>
        <w:gridCol w:w="2040"/>
        <w:gridCol w:w="4320"/>
        <w:gridCol w:w="1560"/>
        <w:gridCol w:w="2760"/>
        <w:gridCol w:w="3120"/>
        <w:gridCol w:w="1440"/>
      </w:tblGrid>
      <w:tr w:rsidR="00276320" w14:paraId="4C40915A" w14:textId="77777777">
        <w:trPr>
          <w:cantSplit/>
          <w:trHeight w:val="467"/>
          <w:tblHeader/>
        </w:trPr>
        <w:tc>
          <w:tcPr>
            <w:tcW w:w="3720" w:type="dxa"/>
            <w:vAlign w:val="center"/>
          </w:tcPr>
          <w:p w:rsidRPr="00276320" w:rsidR="00276320" w:rsidP="00171608" w:rsidRDefault="00921805" w14:paraId="52633DF4" w14:textId="76523124">
            <w:pPr>
              <w:ind w:right="17" w:firstLine="12"/>
              <w:jc w:val="center"/>
              <w:rPr>
                <w:rFonts w:ascii="Arial" w:hAnsi="Arial" w:cs="Arial"/>
                <w:b/>
                <w:bCs/>
                <w:sz w:val="20"/>
                <w:szCs w:val="20"/>
              </w:rPr>
            </w:pPr>
            <w:r>
              <w:rPr>
                <w:noProof/>
                <w:lang w:eastAsia="en-US"/>
              </w:rPr>
              <w:drawing>
                <wp:inline distT="0" distB="0" distL="0" distR="0" wp14:anchorId="29C307D7" wp14:editId="46C45DE0">
                  <wp:extent cx="1333500" cy="428625"/>
                  <wp:effectExtent l="0" t="0" r="0" b="0"/>
                  <wp:docPr id="3" name="Picture 10" descr="Description: Description: Description: 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Description: Description: Description: logo"/>
                          <pic:cNvPicPr>
                            <a:picLocks noChangeAspect="1" noChangeArrowheads="1"/>
                          </pic:cNvPicPr>
                        </pic:nvPicPr>
                        <pic:blipFill>
                          <a:blip r:embed="rId17">
                            <a:extLst>
                              <a:ext uri="{28A0092B-C50C-407E-A947-70E740481C1C}">
                                <a14:useLocalDpi xmlns:a14="http://schemas.microsoft.com/office/drawing/2010/main" val="0"/>
                              </a:ext>
                            </a:extLst>
                          </a:blip>
                          <a:srcRect l="9361" t="10254" r="10840" b="21164"/>
                          <a:stretch>
                            <a:fillRect/>
                          </a:stretch>
                        </pic:blipFill>
                        <pic:spPr bwMode="auto">
                          <a:xfrm>
                            <a:off x="0" y="0"/>
                            <a:ext cx="1333500" cy="428625"/>
                          </a:xfrm>
                          <a:prstGeom prst="rect">
                            <a:avLst/>
                          </a:prstGeom>
                          <a:noFill/>
                          <a:ln>
                            <a:noFill/>
                          </a:ln>
                        </pic:spPr>
                      </pic:pic>
                    </a:graphicData>
                  </a:graphic>
                </wp:inline>
              </w:drawing>
            </w:r>
          </w:p>
        </w:tc>
        <w:tc>
          <w:tcPr>
            <w:tcW w:w="3840" w:type="dxa"/>
            <w:gridSpan w:val="2"/>
            <w:tcBorders>
              <w:right w:val="single" w:color="auto" w:sz="4" w:space="0"/>
            </w:tcBorders>
          </w:tcPr>
          <w:p w:rsidRPr="00276320" w:rsidR="00276320" w:rsidP="00F87816" w:rsidRDefault="00276320" w14:paraId="444CA251" w14:textId="77777777">
            <w:pPr>
              <w:ind w:left="-108" w:right="-108"/>
              <w:jc w:val="center"/>
              <w:rPr>
                <w:rFonts w:ascii="Arial" w:hAnsi="Arial" w:cs="Arial"/>
                <w:b/>
                <w:bCs/>
                <w:sz w:val="20"/>
                <w:szCs w:val="20"/>
              </w:rPr>
            </w:pPr>
            <w:r>
              <w:rPr>
                <w:b/>
                <w:bCs/>
              </w:rPr>
              <w:t>PROCESS STEP:</w:t>
            </w:r>
            <w:r w:rsidR="003F1830">
              <w:rPr>
                <w:b/>
                <w:bCs/>
              </w:rPr>
              <w:t xml:space="preserve"> NC </w:t>
            </w:r>
            <w:r w:rsidR="00F87816">
              <w:rPr>
                <w:b/>
                <w:bCs/>
              </w:rPr>
              <w:t>US</w:t>
            </w:r>
            <w:r w:rsidR="00DE43F8">
              <w:rPr>
                <w:b/>
                <w:bCs/>
              </w:rPr>
              <w:t>2</w:t>
            </w:r>
          </w:p>
        </w:tc>
        <w:tc>
          <w:tcPr>
            <w:tcW w:w="5880" w:type="dxa"/>
            <w:gridSpan w:val="2"/>
            <w:tcBorders>
              <w:left w:val="single" w:color="auto" w:sz="4" w:space="0"/>
              <w:bottom w:val="single" w:color="auto" w:sz="4" w:space="0"/>
              <w:right w:val="single" w:color="auto" w:sz="4" w:space="0"/>
            </w:tcBorders>
            <w:vAlign w:val="center"/>
          </w:tcPr>
          <w:p w:rsidRPr="00276320" w:rsidR="00276320" w:rsidP="00F87816" w:rsidRDefault="00276320" w14:paraId="4AFBCDC0" w14:textId="77777777">
            <w:pPr>
              <w:tabs>
                <w:tab w:val="left" w:pos="177"/>
              </w:tabs>
              <w:ind w:left="-108"/>
              <w:jc w:val="center"/>
              <w:rPr>
                <w:rFonts w:ascii="Arial" w:hAnsi="Arial" w:cs="Arial"/>
                <w:b/>
                <w:sz w:val="20"/>
                <w:szCs w:val="20"/>
              </w:rPr>
            </w:pPr>
            <w:r>
              <w:rPr>
                <w:b/>
                <w:bCs/>
              </w:rPr>
              <w:t>Activity:</w:t>
            </w:r>
            <w:r>
              <w:rPr>
                <w:b/>
                <w:bCs/>
                <w:lang w:val="fr-FR"/>
              </w:rPr>
              <w:t xml:space="preserve"> </w:t>
            </w:r>
            <w:r w:rsidR="003F1830">
              <w:rPr>
                <w:b/>
                <w:bCs/>
                <w:lang w:val="fr-FR"/>
              </w:rPr>
              <w:t>Operation of Equipment</w:t>
            </w:r>
          </w:p>
        </w:tc>
        <w:tc>
          <w:tcPr>
            <w:tcW w:w="2760" w:type="dxa"/>
            <w:tcBorders>
              <w:left w:val="single" w:color="auto" w:sz="4" w:space="0"/>
              <w:bottom w:val="nil"/>
              <w:right w:val="single" w:color="auto" w:sz="4" w:space="0"/>
            </w:tcBorders>
          </w:tcPr>
          <w:p w:rsidRPr="00276320" w:rsidR="00276320" w:rsidP="00171608" w:rsidRDefault="00276320" w14:paraId="39110DCD" w14:textId="77777777">
            <w:pPr>
              <w:tabs>
                <w:tab w:val="left" w:pos="177"/>
              </w:tabs>
              <w:ind w:left="-108"/>
              <w:jc w:val="center"/>
              <w:rPr>
                <w:rFonts w:ascii="Arial" w:hAnsi="Arial" w:cs="Arial"/>
                <w:b/>
                <w:sz w:val="20"/>
                <w:szCs w:val="20"/>
              </w:rPr>
            </w:pPr>
          </w:p>
        </w:tc>
        <w:tc>
          <w:tcPr>
            <w:tcW w:w="3120" w:type="dxa"/>
            <w:tcBorders>
              <w:top w:val="nil"/>
              <w:left w:val="single" w:color="auto" w:sz="4" w:space="0"/>
              <w:bottom w:val="nil"/>
              <w:right w:val="nil"/>
            </w:tcBorders>
            <w:vAlign w:val="center"/>
          </w:tcPr>
          <w:p w:rsidR="00276320" w:rsidP="00171608" w:rsidRDefault="00276320" w14:paraId="5E4B3D26" w14:textId="77777777">
            <w:pPr>
              <w:tabs>
                <w:tab w:val="left" w:pos="177"/>
              </w:tabs>
              <w:ind w:left="-108"/>
              <w:jc w:val="center"/>
              <w:rPr>
                <w:rFonts w:ascii="Arial" w:hAnsi="Arial" w:cs="Arial"/>
                <w:b/>
              </w:rPr>
            </w:pPr>
          </w:p>
        </w:tc>
        <w:tc>
          <w:tcPr>
            <w:tcW w:w="1440" w:type="dxa"/>
            <w:tcBorders>
              <w:top w:val="nil"/>
              <w:left w:val="nil"/>
              <w:bottom w:val="nil"/>
              <w:right w:val="nil"/>
            </w:tcBorders>
            <w:vAlign w:val="center"/>
          </w:tcPr>
          <w:p w:rsidR="00276320" w:rsidP="00171608" w:rsidRDefault="00276320" w14:paraId="0775C62E" w14:textId="77777777">
            <w:pPr>
              <w:tabs>
                <w:tab w:val="left" w:pos="177"/>
              </w:tabs>
              <w:ind w:left="-108"/>
              <w:jc w:val="center"/>
              <w:rPr>
                <w:rFonts w:ascii="Arial" w:hAnsi="Arial" w:cs="Arial"/>
                <w:b/>
              </w:rPr>
            </w:pPr>
          </w:p>
        </w:tc>
      </w:tr>
      <w:tr w:rsidR="00276320" w14:paraId="17D076C6" w14:textId="77777777">
        <w:trPr>
          <w:cantSplit/>
          <w:trHeight w:val="467"/>
          <w:tblHeader/>
        </w:trPr>
        <w:tc>
          <w:tcPr>
            <w:tcW w:w="3720" w:type="dxa"/>
            <w:shd w:val="clear" w:color="auto" w:fill="F3F3F3"/>
            <w:vAlign w:val="center"/>
          </w:tcPr>
          <w:p w:rsidRPr="00276320" w:rsidR="00276320" w:rsidP="00171608" w:rsidRDefault="00276320" w14:paraId="6414FDD7" w14:textId="77777777">
            <w:pPr>
              <w:ind w:right="17" w:firstLine="12"/>
              <w:jc w:val="center"/>
              <w:rPr>
                <w:rFonts w:ascii="Arial" w:hAnsi="Arial" w:cs="Arial"/>
                <w:b/>
                <w:bCs/>
                <w:sz w:val="20"/>
                <w:szCs w:val="20"/>
              </w:rPr>
            </w:pPr>
            <w:r w:rsidRPr="00276320">
              <w:rPr>
                <w:rFonts w:ascii="Arial" w:hAnsi="Arial" w:cs="Arial"/>
                <w:b/>
                <w:bCs/>
                <w:sz w:val="20"/>
                <w:szCs w:val="20"/>
              </w:rPr>
              <w:t>LOCATION</w:t>
            </w:r>
          </w:p>
        </w:tc>
        <w:tc>
          <w:tcPr>
            <w:tcW w:w="3840" w:type="dxa"/>
            <w:gridSpan w:val="2"/>
            <w:tcBorders>
              <w:right w:val="single" w:color="auto" w:sz="4" w:space="0"/>
            </w:tcBorders>
            <w:shd w:val="clear" w:color="auto" w:fill="F3F3F3"/>
          </w:tcPr>
          <w:p w:rsidRPr="00276320" w:rsidR="00276320" w:rsidP="00171608" w:rsidRDefault="00276320" w14:paraId="145AFA46" w14:textId="77777777">
            <w:pPr>
              <w:ind w:left="-108" w:right="-108"/>
              <w:jc w:val="center"/>
              <w:rPr>
                <w:rFonts w:ascii="Arial" w:hAnsi="Arial" w:cs="Arial"/>
                <w:b/>
                <w:bCs/>
                <w:sz w:val="20"/>
                <w:szCs w:val="20"/>
              </w:rPr>
            </w:pPr>
            <w:r w:rsidRPr="00276320">
              <w:rPr>
                <w:rFonts w:ascii="Arial" w:hAnsi="Arial" w:cs="Arial"/>
                <w:b/>
                <w:bCs/>
                <w:sz w:val="20"/>
                <w:szCs w:val="20"/>
              </w:rPr>
              <w:t>HAZARDS IDENTIFICATION</w:t>
            </w:r>
          </w:p>
        </w:tc>
        <w:tc>
          <w:tcPr>
            <w:tcW w:w="4320" w:type="dxa"/>
            <w:tcBorders>
              <w:left w:val="single" w:color="auto" w:sz="4" w:space="0"/>
              <w:bottom w:val="single" w:color="auto" w:sz="4" w:space="0"/>
              <w:right w:val="single" w:color="auto" w:sz="4" w:space="0"/>
            </w:tcBorders>
            <w:shd w:val="clear" w:color="auto" w:fill="F3F3F3"/>
            <w:vAlign w:val="center"/>
          </w:tcPr>
          <w:p w:rsidRPr="00276320" w:rsidR="00276320" w:rsidP="00171608" w:rsidRDefault="00276320" w14:paraId="014008C1" w14:textId="77777777">
            <w:pPr>
              <w:tabs>
                <w:tab w:val="left" w:pos="177"/>
              </w:tabs>
              <w:ind w:left="-108"/>
              <w:jc w:val="center"/>
              <w:rPr>
                <w:rFonts w:ascii="Arial" w:hAnsi="Arial" w:cs="Arial"/>
                <w:b/>
                <w:bCs/>
                <w:sz w:val="20"/>
                <w:szCs w:val="20"/>
              </w:rPr>
            </w:pPr>
            <w:r w:rsidRPr="00276320">
              <w:rPr>
                <w:rFonts w:ascii="Arial" w:hAnsi="Arial" w:cs="Arial"/>
                <w:b/>
                <w:bCs/>
                <w:sz w:val="20"/>
                <w:szCs w:val="20"/>
              </w:rPr>
              <w:t xml:space="preserve">INSTRUCTIONS </w:t>
            </w:r>
            <w:r w:rsidR="004277EB">
              <w:rPr>
                <w:rFonts w:ascii="Arial" w:hAnsi="Arial" w:cs="Arial"/>
                <w:b/>
                <w:bCs/>
                <w:sz w:val="20"/>
                <w:szCs w:val="20"/>
              </w:rPr>
              <w:t>–</w:t>
            </w:r>
            <w:r w:rsidRPr="00276320">
              <w:rPr>
                <w:rFonts w:ascii="Arial" w:hAnsi="Arial" w:cs="Arial"/>
                <w:b/>
                <w:bCs/>
                <w:sz w:val="20"/>
                <w:szCs w:val="20"/>
              </w:rPr>
              <w:t xml:space="preserve"> PRECAUTIONS</w:t>
            </w:r>
          </w:p>
        </w:tc>
        <w:tc>
          <w:tcPr>
            <w:tcW w:w="1560" w:type="dxa"/>
            <w:tcBorders>
              <w:left w:val="single" w:color="auto" w:sz="4" w:space="0"/>
              <w:bottom w:val="nil"/>
              <w:right w:val="single" w:color="auto" w:sz="4" w:space="0"/>
            </w:tcBorders>
            <w:shd w:val="clear" w:color="auto" w:fill="F3F3F3"/>
          </w:tcPr>
          <w:p w:rsidRPr="00276320" w:rsidR="00276320" w:rsidP="00171608" w:rsidRDefault="00276320" w14:paraId="109C85DE" w14:textId="77777777">
            <w:pPr>
              <w:tabs>
                <w:tab w:val="left" w:pos="177"/>
              </w:tabs>
              <w:ind w:left="-108"/>
              <w:jc w:val="center"/>
              <w:rPr>
                <w:rFonts w:ascii="Arial" w:hAnsi="Arial" w:cs="Arial"/>
                <w:b/>
                <w:sz w:val="20"/>
                <w:szCs w:val="20"/>
              </w:rPr>
            </w:pPr>
            <w:r w:rsidRPr="00276320">
              <w:rPr>
                <w:rFonts w:ascii="Arial" w:hAnsi="Arial" w:cs="Arial"/>
                <w:b/>
                <w:sz w:val="20"/>
                <w:szCs w:val="20"/>
              </w:rPr>
              <w:t>PREVENTION METHOD</w:t>
            </w:r>
          </w:p>
        </w:tc>
        <w:tc>
          <w:tcPr>
            <w:tcW w:w="2760" w:type="dxa"/>
            <w:tcBorders>
              <w:left w:val="single" w:color="auto" w:sz="4" w:space="0"/>
              <w:bottom w:val="nil"/>
              <w:right w:val="single" w:color="auto" w:sz="4" w:space="0"/>
            </w:tcBorders>
            <w:shd w:val="clear" w:color="auto" w:fill="F3F3F3"/>
          </w:tcPr>
          <w:p w:rsidRPr="00276320" w:rsidR="00276320" w:rsidP="00171608" w:rsidRDefault="00276320" w14:paraId="5FC86080" w14:textId="77777777">
            <w:pPr>
              <w:tabs>
                <w:tab w:val="left" w:pos="177"/>
              </w:tabs>
              <w:ind w:left="-108"/>
              <w:jc w:val="center"/>
              <w:rPr>
                <w:rFonts w:ascii="Arial" w:hAnsi="Arial" w:cs="Arial"/>
                <w:b/>
                <w:sz w:val="20"/>
                <w:szCs w:val="20"/>
              </w:rPr>
            </w:pPr>
            <w:r w:rsidRPr="00276320">
              <w:rPr>
                <w:rFonts w:ascii="Arial" w:hAnsi="Arial" w:cs="Arial"/>
                <w:b/>
                <w:sz w:val="20"/>
                <w:szCs w:val="20"/>
              </w:rPr>
              <w:t>Operational Management</w:t>
            </w:r>
          </w:p>
        </w:tc>
        <w:tc>
          <w:tcPr>
            <w:tcW w:w="3120" w:type="dxa"/>
            <w:tcBorders>
              <w:top w:val="nil"/>
              <w:left w:val="single" w:color="auto" w:sz="4" w:space="0"/>
              <w:bottom w:val="nil"/>
              <w:right w:val="nil"/>
            </w:tcBorders>
            <w:vAlign w:val="center"/>
          </w:tcPr>
          <w:p w:rsidR="00276320" w:rsidP="00171608" w:rsidRDefault="00276320" w14:paraId="252B0573" w14:textId="77777777">
            <w:pPr>
              <w:tabs>
                <w:tab w:val="left" w:pos="177"/>
              </w:tabs>
              <w:ind w:left="-108"/>
              <w:jc w:val="center"/>
              <w:rPr>
                <w:rFonts w:ascii="Arial" w:hAnsi="Arial" w:cs="Arial"/>
                <w:b/>
              </w:rPr>
            </w:pPr>
          </w:p>
        </w:tc>
        <w:tc>
          <w:tcPr>
            <w:tcW w:w="1440" w:type="dxa"/>
            <w:tcBorders>
              <w:top w:val="nil"/>
              <w:left w:val="nil"/>
              <w:bottom w:val="nil"/>
              <w:right w:val="nil"/>
            </w:tcBorders>
            <w:vAlign w:val="center"/>
          </w:tcPr>
          <w:p w:rsidR="00276320" w:rsidP="00171608" w:rsidRDefault="00276320" w14:paraId="7E7CE0FE" w14:textId="77777777">
            <w:pPr>
              <w:tabs>
                <w:tab w:val="left" w:pos="177"/>
              </w:tabs>
              <w:ind w:left="-108"/>
              <w:jc w:val="center"/>
              <w:rPr>
                <w:rFonts w:ascii="Arial" w:hAnsi="Arial" w:cs="Arial"/>
                <w:b/>
              </w:rPr>
            </w:pPr>
          </w:p>
        </w:tc>
      </w:tr>
      <w:tr w:rsidR="00276320" w14:paraId="48E7ADFA" w14:textId="77777777">
        <w:trPr>
          <w:cantSplit/>
          <w:trHeight w:val="467"/>
          <w:tblHeader/>
        </w:trPr>
        <w:tc>
          <w:tcPr>
            <w:tcW w:w="3720" w:type="dxa"/>
            <w:shd w:val="clear" w:color="auto" w:fill="F3F3F3"/>
            <w:vAlign w:val="center"/>
          </w:tcPr>
          <w:p w:rsidRPr="00276320" w:rsidR="00276320" w:rsidP="00171608" w:rsidRDefault="00276320" w14:paraId="33693F34" w14:textId="77777777">
            <w:pPr>
              <w:ind w:right="17" w:firstLine="12"/>
              <w:jc w:val="center"/>
              <w:rPr>
                <w:rFonts w:ascii="Arial" w:hAnsi="Arial" w:cs="Arial"/>
                <w:sz w:val="20"/>
                <w:szCs w:val="20"/>
              </w:rPr>
            </w:pPr>
            <w:r w:rsidRPr="00276320">
              <w:rPr>
                <w:rFonts w:ascii="Arial" w:hAnsi="Arial" w:cs="Arial"/>
                <w:bCs/>
                <w:sz w:val="20"/>
                <w:szCs w:val="20"/>
              </w:rPr>
              <w:t>Insert Picture w/Title</w:t>
            </w:r>
          </w:p>
        </w:tc>
        <w:tc>
          <w:tcPr>
            <w:tcW w:w="1800" w:type="dxa"/>
            <w:shd w:val="clear" w:color="auto" w:fill="F3F3F3"/>
          </w:tcPr>
          <w:p w:rsidRPr="00276320" w:rsidR="00276320" w:rsidP="00171608" w:rsidRDefault="00276320" w14:paraId="67AA8D59" w14:textId="77777777">
            <w:pPr>
              <w:ind w:left="-108" w:right="-108"/>
              <w:jc w:val="center"/>
              <w:rPr>
                <w:rFonts w:ascii="Arial" w:hAnsi="Arial" w:cs="Arial"/>
                <w:bCs/>
                <w:sz w:val="20"/>
                <w:szCs w:val="20"/>
              </w:rPr>
            </w:pPr>
            <w:r w:rsidRPr="00276320">
              <w:rPr>
                <w:rFonts w:ascii="Arial" w:hAnsi="Arial" w:cs="Arial"/>
                <w:bCs/>
                <w:sz w:val="20"/>
                <w:szCs w:val="20"/>
              </w:rPr>
              <w:t>Hazard Icon</w:t>
            </w:r>
          </w:p>
        </w:tc>
        <w:tc>
          <w:tcPr>
            <w:tcW w:w="2040" w:type="dxa"/>
            <w:tcBorders>
              <w:bottom w:val="single" w:color="auto" w:sz="4" w:space="0"/>
              <w:right w:val="single" w:color="auto" w:sz="4" w:space="0"/>
            </w:tcBorders>
            <w:shd w:val="clear" w:color="auto" w:fill="F3F3F3"/>
            <w:vAlign w:val="center"/>
          </w:tcPr>
          <w:p w:rsidRPr="00276320" w:rsidR="00276320" w:rsidP="00171608" w:rsidRDefault="00276320" w14:paraId="14FD78E9" w14:textId="77777777">
            <w:pPr>
              <w:ind w:left="-108" w:right="-108"/>
              <w:jc w:val="center"/>
              <w:rPr>
                <w:rFonts w:ascii="Arial" w:hAnsi="Arial" w:cs="Arial"/>
                <w:sz w:val="20"/>
                <w:szCs w:val="20"/>
              </w:rPr>
            </w:pPr>
            <w:r w:rsidRPr="00276320">
              <w:rPr>
                <w:rFonts w:ascii="Arial" w:hAnsi="Arial" w:cs="Arial"/>
                <w:bCs/>
                <w:sz w:val="20"/>
                <w:szCs w:val="20"/>
              </w:rPr>
              <w:t>Written Description of Risk</w:t>
            </w:r>
          </w:p>
        </w:tc>
        <w:tc>
          <w:tcPr>
            <w:tcW w:w="4320" w:type="dxa"/>
            <w:tcBorders>
              <w:left w:val="single" w:color="auto" w:sz="4" w:space="0"/>
              <w:bottom w:val="single" w:color="auto" w:sz="4" w:space="0"/>
              <w:right w:val="single" w:color="auto" w:sz="4" w:space="0"/>
            </w:tcBorders>
            <w:shd w:val="clear" w:color="auto" w:fill="F3F3F3"/>
            <w:vAlign w:val="center"/>
          </w:tcPr>
          <w:p w:rsidRPr="00276320" w:rsidR="00276320" w:rsidP="00171608" w:rsidRDefault="00276320" w14:paraId="5B14337F" w14:textId="77777777">
            <w:pPr>
              <w:tabs>
                <w:tab w:val="left" w:pos="177"/>
              </w:tabs>
              <w:ind w:left="-108"/>
              <w:jc w:val="center"/>
              <w:rPr>
                <w:rFonts w:ascii="Arial" w:hAnsi="Arial" w:cs="Arial"/>
                <w:sz w:val="20"/>
                <w:szCs w:val="20"/>
              </w:rPr>
            </w:pPr>
            <w:r w:rsidRPr="00276320">
              <w:rPr>
                <w:rFonts w:ascii="Arial" w:hAnsi="Arial" w:cs="Arial"/>
                <w:bCs/>
                <w:sz w:val="20"/>
                <w:szCs w:val="20"/>
              </w:rPr>
              <w:t>Short Instruction</w:t>
            </w:r>
          </w:p>
        </w:tc>
        <w:tc>
          <w:tcPr>
            <w:tcW w:w="1560" w:type="dxa"/>
            <w:tcBorders>
              <w:left w:val="single" w:color="auto" w:sz="4" w:space="0"/>
              <w:bottom w:val="nil"/>
              <w:right w:val="single" w:color="auto" w:sz="4" w:space="0"/>
            </w:tcBorders>
            <w:shd w:val="clear" w:color="auto" w:fill="F3F3F3"/>
          </w:tcPr>
          <w:p w:rsidRPr="00276320" w:rsidR="00276320" w:rsidP="00171608" w:rsidRDefault="00276320" w14:paraId="31087976" w14:textId="77777777">
            <w:pPr>
              <w:tabs>
                <w:tab w:val="left" w:pos="177"/>
              </w:tabs>
              <w:ind w:left="-108"/>
              <w:jc w:val="center"/>
              <w:rPr>
                <w:rFonts w:ascii="Arial" w:hAnsi="Arial" w:cs="Arial"/>
                <w:sz w:val="20"/>
                <w:szCs w:val="20"/>
              </w:rPr>
            </w:pPr>
            <w:r w:rsidRPr="00276320">
              <w:rPr>
                <w:rFonts w:ascii="Arial" w:hAnsi="Arial" w:cs="Arial"/>
                <w:sz w:val="20"/>
                <w:szCs w:val="20"/>
              </w:rPr>
              <w:t>Prevention</w:t>
            </w:r>
          </w:p>
        </w:tc>
        <w:tc>
          <w:tcPr>
            <w:tcW w:w="2760" w:type="dxa"/>
            <w:tcBorders>
              <w:left w:val="single" w:color="auto" w:sz="4" w:space="0"/>
              <w:bottom w:val="nil"/>
              <w:right w:val="single" w:color="auto" w:sz="4" w:space="0"/>
            </w:tcBorders>
            <w:shd w:val="clear" w:color="auto" w:fill="F3F3F3"/>
          </w:tcPr>
          <w:p w:rsidRPr="00276320" w:rsidR="00276320" w:rsidP="00171608" w:rsidRDefault="00276320" w14:paraId="2D28740B" w14:textId="77777777">
            <w:pPr>
              <w:tabs>
                <w:tab w:val="left" w:pos="177"/>
              </w:tabs>
              <w:ind w:left="-108"/>
              <w:jc w:val="center"/>
              <w:rPr>
                <w:rFonts w:ascii="Arial" w:hAnsi="Arial" w:cs="Arial"/>
                <w:sz w:val="20"/>
                <w:szCs w:val="20"/>
              </w:rPr>
            </w:pPr>
            <w:r w:rsidRPr="00276320">
              <w:rPr>
                <w:rFonts w:ascii="Arial" w:hAnsi="Arial" w:cs="Arial"/>
                <w:sz w:val="20"/>
                <w:szCs w:val="20"/>
              </w:rPr>
              <w:t>PV1</w:t>
            </w:r>
          </w:p>
        </w:tc>
        <w:tc>
          <w:tcPr>
            <w:tcW w:w="3120" w:type="dxa"/>
            <w:tcBorders>
              <w:top w:val="nil"/>
              <w:left w:val="single" w:color="auto" w:sz="4" w:space="0"/>
              <w:bottom w:val="nil"/>
              <w:right w:val="nil"/>
            </w:tcBorders>
            <w:vAlign w:val="center"/>
          </w:tcPr>
          <w:p w:rsidR="00276320" w:rsidP="00171608" w:rsidRDefault="00276320" w14:paraId="03F88B1D" w14:textId="77777777">
            <w:pPr>
              <w:tabs>
                <w:tab w:val="left" w:pos="177"/>
              </w:tabs>
              <w:ind w:left="-108"/>
              <w:jc w:val="center"/>
              <w:rPr>
                <w:rFonts w:ascii="Arial" w:hAnsi="Arial" w:cs="Arial"/>
                <w:b/>
              </w:rPr>
            </w:pPr>
          </w:p>
        </w:tc>
        <w:tc>
          <w:tcPr>
            <w:tcW w:w="1440" w:type="dxa"/>
            <w:tcBorders>
              <w:top w:val="nil"/>
              <w:left w:val="nil"/>
              <w:bottom w:val="nil"/>
              <w:right w:val="nil"/>
            </w:tcBorders>
            <w:vAlign w:val="center"/>
          </w:tcPr>
          <w:p w:rsidR="00276320" w:rsidP="00171608" w:rsidRDefault="00276320" w14:paraId="70FD8517" w14:textId="77777777">
            <w:pPr>
              <w:tabs>
                <w:tab w:val="left" w:pos="177"/>
              </w:tabs>
              <w:ind w:left="-108"/>
              <w:jc w:val="center"/>
              <w:rPr>
                <w:rFonts w:ascii="Arial" w:hAnsi="Arial" w:cs="Arial"/>
                <w:b/>
              </w:rPr>
            </w:pPr>
          </w:p>
        </w:tc>
      </w:tr>
      <w:tr w:rsidR="00276320" w14:paraId="114FA560" w14:textId="77777777">
        <w:trPr>
          <w:cantSplit/>
          <w:trHeight w:val="70"/>
        </w:trPr>
        <w:tc>
          <w:tcPr>
            <w:tcW w:w="3720" w:type="dxa"/>
            <w:shd w:val="clear" w:color="auto" w:fill="000000"/>
            <w:vAlign w:val="center"/>
          </w:tcPr>
          <w:p w:rsidR="00276320" w:rsidP="00171608" w:rsidRDefault="00276320" w14:paraId="7B0A3BF0" w14:textId="77777777">
            <w:pPr>
              <w:ind w:right="17" w:firstLine="12"/>
              <w:jc w:val="center"/>
              <w:rPr>
                <w:rFonts w:ascii="Arial" w:hAnsi="Arial" w:cs="Arial"/>
                <w:b/>
              </w:rPr>
            </w:pPr>
          </w:p>
        </w:tc>
        <w:tc>
          <w:tcPr>
            <w:tcW w:w="1800" w:type="dxa"/>
            <w:shd w:val="clear" w:color="auto" w:fill="000000"/>
          </w:tcPr>
          <w:p w:rsidRPr="00105B38" w:rsidR="00276320" w:rsidP="00171608" w:rsidRDefault="00276320" w14:paraId="52AA6A83" w14:textId="77777777">
            <w:pPr>
              <w:ind w:left="-108" w:right="-108"/>
              <w:rPr>
                <w:rFonts w:ascii="Arial" w:hAnsi="Arial" w:cs="Arial"/>
                <w:b/>
              </w:rPr>
            </w:pPr>
          </w:p>
        </w:tc>
        <w:tc>
          <w:tcPr>
            <w:tcW w:w="2040" w:type="dxa"/>
            <w:tcBorders>
              <w:bottom w:val="single" w:color="auto" w:sz="4" w:space="0"/>
              <w:right w:val="single" w:color="auto" w:sz="4" w:space="0"/>
            </w:tcBorders>
            <w:shd w:val="clear" w:color="auto" w:fill="000000"/>
            <w:vAlign w:val="center"/>
          </w:tcPr>
          <w:p w:rsidRPr="00105B38" w:rsidR="00276320" w:rsidP="00171608" w:rsidRDefault="00276320" w14:paraId="6EC4F509" w14:textId="77777777">
            <w:pPr>
              <w:ind w:left="-108" w:right="-108"/>
              <w:rPr>
                <w:rFonts w:ascii="Arial" w:hAnsi="Arial" w:cs="Arial"/>
                <w:b/>
              </w:rPr>
            </w:pPr>
          </w:p>
        </w:tc>
        <w:tc>
          <w:tcPr>
            <w:tcW w:w="4320" w:type="dxa"/>
            <w:tcBorders>
              <w:left w:val="single" w:color="auto" w:sz="4" w:space="0"/>
              <w:bottom w:val="single" w:color="auto" w:sz="4" w:space="0"/>
              <w:right w:val="single" w:color="auto" w:sz="4" w:space="0"/>
            </w:tcBorders>
            <w:shd w:val="clear" w:color="auto" w:fill="000000"/>
            <w:vAlign w:val="center"/>
          </w:tcPr>
          <w:p w:rsidR="00276320" w:rsidP="00171608" w:rsidRDefault="00276320" w14:paraId="14F9451F" w14:textId="77777777">
            <w:pPr>
              <w:tabs>
                <w:tab w:val="left" w:pos="177"/>
              </w:tabs>
              <w:ind w:left="-108"/>
              <w:jc w:val="center"/>
              <w:rPr>
                <w:rFonts w:ascii="Arial" w:hAnsi="Arial" w:cs="Arial"/>
                <w:b/>
                <w:bCs/>
              </w:rPr>
            </w:pPr>
          </w:p>
        </w:tc>
        <w:tc>
          <w:tcPr>
            <w:tcW w:w="1560" w:type="dxa"/>
            <w:tcBorders>
              <w:left w:val="single" w:color="auto" w:sz="4" w:space="0"/>
              <w:bottom w:val="nil"/>
              <w:right w:val="single" w:color="auto" w:sz="4" w:space="0"/>
            </w:tcBorders>
            <w:shd w:val="clear" w:color="auto" w:fill="000000"/>
          </w:tcPr>
          <w:p w:rsidRPr="00E94B3D" w:rsidR="00276320" w:rsidP="00171608" w:rsidRDefault="00276320" w14:paraId="39DD6AA3" w14:textId="77777777">
            <w:pPr>
              <w:tabs>
                <w:tab w:val="left" w:pos="177"/>
              </w:tabs>
              <w:ind w:left="-108"/>
              <w:jc w:val="center"/>
              <w:rPr>
                <w:rFonts w:ascii="Arial" w:hAnsi="Arial" w:cs="Arial"/>
                <w:b/>
                <w:sz w:val="28"/>
                <w:szCs w:val="28"/>
              </w:rPr>
            </w:pPr>
          </w:p>
        </w:tc>
        <w:tc>
          <w:tcPr>
            <w:tcW w:w="2760" w:type="dxa"/>
            <w:tcBorders>
              <w:left w:val="single" w:color="auto" w:sz="4" w:space="0"/>
              <w:bottom w:val="nil"/>
              <w:right w:val="single" w:color="auto" w:sz="4" w:space="0"/>
            </w:tcBorders>
            <w:shd w:val="clear" w:color="auto" w:fill="000000"/>
          </w:tcPr>
          <w:p w:rsidRPr="00E94B3D" w:rsidR="00276320" w:rsidP="00171608" w:rsidRDefault="00276320" w14:paraId="7E50C7C7" w14:textId="77777777">
            <w:pPr>
              <w:tabs>
                <w:tab w:val="left" w:pos="177"/>
              </w:tabs>
              <w:ind w:left="-108"/>
              <w:jc w:val="center"/>
              <w:rPr>
                <w:rFonts w:ascii="Arial" w:hAnsi="Arial" w:cs="Arial"/>
                <w:b/>
                <w:sz w:val="28"/>
                <w:szCs w:val="28"/>
              </w:rPr>
            </w:pPr>
          </w:p>
        </w:tc>
        <w:tc>
          <w:tcPr>
            <w:tcW w:w="3120" w:type="dxa"/>
            <w:tcBorders>
              <w:top w:val="nil"/>
              <w:left w:val="single" w:color="auto" w:sz="4" w:space="0"/>
              <w:bottom w:val="nil"/>
              <w:right w:val="nil"/>
            </w:tcBorders>
            <w:shd w:val="clear" w:color="auto" w:fill="000000"/>
            <w:vAlign w:val="center"/>
          </w:tcPr>
          <w:p w:rsidRPr="00E94B3D" w:rsidR="00276320" w:rsidP="00171608" w:rsidRDefault="00276320" w14:paraId="7C0D11F4" w14:textId="77777777">
            <w:pPr>
              <w:tabs>
                <w:tab w:val="left" w:pos="177"/>
              </w:tabs>
              <w:ind w:left="-108"/>
              <w:jc w:val="center"/>
              <w:rPr>
                <w:rFonts w:ascii="Arial" w:hAnsi="Arial" w:cs="Arial"/>
                <w:b/>
                <w:sz w:val="28"/>
                <w:szCs w:val="28"/>
              </w:rPr>
            </w:pPr>
          </w:p>
        </w:tc>
        <w:tc>
          <w:tcPr>
            <w:tcW w:w="1440" w:type="dxa"/>
            <w:tcBorders>
              <w:top w:val="nil"/>
              <w:left w:val="nil"/>
              <w:bottom w:val="nil"/>
              <w:right w:val="nil"/>
            </w:tcBorders>
            <w:shd w:val="clear" w:color="auto" w:fill="000000"/>
            <w:vAlign w:val="center"/>
          </w:tcPr>
          <w:p w:rsidRPr="00E94B3D" w:rsidR="00276320" w:rsidP="00171608" w:rsidRDefault="00276320" w14:paraId="1C76B6CD" w14:textId="77777777">
            <w:pPr>
              <w:tabs>
                <w:tab w:val="left" w:pos="177"/>
              </w:tabs>
              <w:ind w:left="-108"/>
              <w:jc w:val="center"/>
              <w:rPr>
                <w:rFonts w:ascii="Arial" w:hAnsi="Arial" w:cs="Arial"/>
                <w:b/>
              </w:rPr>
            </w:pPr>
          </w:p>
        </w:tc>
      </w:tr>
      <w:tr w:rsidR="00276320" w14:paraId="0672B871" w14:textId="77777777">
        <w:trPr>
          <w:cantSplit/>
          <w:trHeight w:val="791"/>
        </w:trPr>
        <w:tc>
          <w:tcPr>
            <w:tcW w:w="3720" w:type="dxa"/>
            <w:tcBorders>
              <w:bottom w:val="single" w:color="auto" w:sz="4" w:space="0"/>
            </w:tcBorders>
            <w:vAlign w:val="center"/>
          </w:tcPr>
          <w:p w:rsidRPr="005B24C1" w:rsidR="009138DC" w:rsidP="001B62B5" w:rsidRDefault="00921805" w14:paraId="3788119E" w14:textId="33101373">
            <w:pPr>
              <w:ind w:left="132" w:right="17" w:firstLine="12"/>
              <w:jc w:val="center"/>
              <w:rPr>
                <w:noProof/>
              </w:rPr>
            </w:pPr>
            <w:r>
              <w:rPr>
                <w:noProof/>
              </w:rPr>
              <w:drawing>
                <wp:inline distT="0" distB="0" distL="0" distR="0" wp14:anchorId="19E3C275" wp14:editId="5B4BE22B">
                  <wp:extent cx="2219325" cy="14287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9325" cy="1428750"/>
                          </a:xfrm>
                          <a:prstGeom prst="rect">
                            <a:avLst/>
                          </a:prstGeom>
                          <a:noFill/>
                          <a:ln>
                            <a:noFill/>
                          </a:ln>
                        </pic:spPr>
                      </pic:pic>
                    </a:graphicData>
                  </a:graphic>
                </wp:inline>
              </w:drawing>
            </w:r>
          </w:p>
          <w:p w:rsidR="00276320" w:rsidP="001B62B5" w:rsidRDefault="009138DC" w14:paraId="7A18A7A5" w14:textId="77777777">
            <w:pPr>
              <w:ind w:left="132" w:right="17" w:firstLine="12"/>
              <w:jc w:val="center"/>
              <w:rPr>
                <w:rFonts w:ascii="Arial" w:hAnsi="Arial" w:cs="Arial"/>
                <w:b/>
              </w:rPr>
            </w:pPr>
            <w:r>
              <w:rPr>
                <w:rFonts w:ascii="Arial" w:hAnsi="Arial" w:cs="Arial"/>
                <w:b/>
              </w:rPr>
              <w:t>Metal Lathe</w:t>
            </w:r>
          </w:p>
        </w:tc>
        <w:tc>
          <w:tcPr>
            <w:tcW w:w="1800" w:type="dxa"/>
            <w:tcBorders>
              <w:bottom w:val="single" w:color="auto" w:sz="4" w:space="0"/>
            </w:tcBorders>
          </w:tcPr>
          <w:p w:rsidRPr="005F3D62" w:rsidR="00276320" w:rsidP="00171608" w:rsidRDefault="003F1830" w14:paraId="1EE46F90" w14:textId="6C4C7D55">
            <w:pPr>
              <w:ind w:left="-108" w:right="-108"/>
              <w:rPr>
                <w:rFonts w:ascii="Arial" w:hAnsi="Arial" w:cs="Arial"/>
                <w:sz w:val="20"/>
                <w:szCs w:val="20"/>
              </w:rPr>
            </w:pPr>
            <w:r>
              <w:rPr>
                <w:rFonts w:ascii="Arial" w:hAnsi="Arial" w:cs="Arial"/>
                <w:sz w:val="20"/>
                <w:szCs w:val="20"/>
              </w:rPr>
              <w:t xml:space="preserve">    </w:t>
            </w:r>
            <w:r w:rsidR="00921805">
              <w:rPr>
                <w:rFonts w:ascii="Arial" w:hAnsi="Arial" w:cs="Arial"/>
                <w:noProof/>
                <w:sz w:val="20"/>
                <w:szCs w:val="20"/>
                <w:lang w:eastAsia="en-US"/>
              </w:rPr>
              <w:drawing>
                <wp:inline distT="0" distB="0" distL="0" distR="0" wp14:anchorId="3B94F59A" wp14:editId="03D70E4E">
                  <wp:extent cx="361950" cy="361950"/>
                  <wp:effectExtent l="0" t="0" r="0" b="0"/>
                  <wp:docPr id="5"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r>
              <w:rPr>
                <w:rFonts w:ascii="Arial" w:hAnsi="Arial" w:cs="Arial"/>
                <w:sz w:val="20"/>
                <w:szCs w:val="20"/>
              </w:rPr>
              <w:t xml:space="preserve">     </w:t>
            </w:r>
            <w:r w:rsidR="00921805">
              <w:rPr>
                <w:rFonts w:ascii="Arial" w:hAnsi="Arial" w:cs="Arial"/>
                <w:noProof/>
                <w:sz w:val="20"/>
                <w:szCs w:val="20"/>
                <w:lang w:eastAsia="en-US"/>
              </w:rPr>
              <w:drawing>
                <wp:inline distT="0" distB="0" distL="0" distR="0" wp14:anchorId="2E4A9F4B" wp14:editId="40FBD367">
                  <wp:extent cx="381000" cy="361950"/>
                  <wp:effectExtent l="0" t="0" r="0" b="0"/>
                  <wp:docPr id="6"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r>
              <w:rPr>
                <w:rFonts w:ascii="Arial" w:hAnsi="Arial" w:cs="Arial"/>
                <w:sz w:val="20"/>
                <w:szCs w:val="20"/>
              </w:rPr>
              <w:t xml:space="preserve">         </w:t>
            </w:r>
          </w:p>
        </w:tc>
        <w:tc>
          <w:tcPr>
            <w:tcW w:w="2040" w:type="dxa"/>
            <w:tcBorders>
              <w:bottom w:val="single" w:color="auto" w:sz="4" w:space="0"/>
              <w:right w:val="single" w:color="auto" w:sz="4" w:space="0"/>
            </w:tcBorders>
            <w:vAlign w:val="center"/>
          </w:tcPr>
          <w:p w:rsidRPr="006332EA" w:rsidR="00276320" w:rsidP="00607577" w:rsidRDefault="00355F85" w14:paraId="3C989C4A" w14:textId="77777777">
            <w:pPr>
              <w:ind w:right="-108"/>
              <w:rPr>
                <w:rFonts w:ascii="Arial" w:hAnsi="Arial" w:cs="Arial"/>
                <w:sz w:val="20"/>
                <w:szCs w:val="20"/>
              </w:rPr>
            </w:pPr>
            <w:r w:rsidRPr="006332EA">
              <w:rPr>
                <w:rFonts w:ascii="Arial" w:hAnsi="Arial" w:cs="Arial"/>
                <w:sz w:val="20"/>
                <w:szCs w:val="20"/>
              </w:rPr>
              <w:t>Risk of metal shavings in eye or cut by metal shavings.  Hand injury risk if not careful when operating machine.</w:t>
            </w:r>
          </w:p>
        </w:tc>
        <w:tc>
          <w:tcPr>
            <w:tcW w:w="4320" w:type="dxa"/>
            <w:tcBorders>
              <w:left w:val="single" w:color="auto" w:sz="4" w:space="0"/>
              <w:bottom w:val="single" w:color="auto" w:sz="4" w:space="0"/>
              <w:right w:val="single" w:color="auto" w:sz="4" w:space="0"/>
            </w:tcBorders>
            <w:vAlign w:val="center"/>
          </w:tcPr>
          <w:p w:rsidRPr="00204BF3" w:rsidR="00204BF3" w:rsidP="00197459" w:rsidRDefault="00204BF3" w14:paraId="45B08678" w14:textId="77777777">
            <w:pPr>
              <w:tabs>
                <w:tab w:val="left" w:pos="177"/>
              </w:tabs>
              <w:ind w:firstLine="12"/>
              <w:jc w:val="center"/>
              <w:rPr>
                <w:rFonts w:ascii="Arial" w:hAnsi="Arial" w:cs="Arial"/>
                <w:b/>
                <w:bCs/>
                <w:color w:val="FF0000"/>
                <w:sz w:val="20"/>
                <w:szCs w:val="20"/>
              </w:rPr>
            </w:pPr>
            <w:r w:rsidRPr="00204BF3">
              <w:rPr>
                <w:rFonts w:ascii="Arial" w:hAnsi="Arial" w:cs="Arial"/>
                <w:b/>
                <w:bCs/>
                <w:color w:val="FF0000"/>
                <w:sz w:val="20"/>
                <w:szCs w:val="20"/>
              </w:rPr>
              <w:t>Certification is required to operate</w:t>
            </w:r>
          </w:p>
          <w:p w:rsidRPr="005F3D62" w:rsidR="00276320" w:rsidP="00197459" w:rsidRDefault="00FB7B04" w14:paraId="20237D4A" w14:textId="77777777">
            <w:pPr>
              <w:tabs>
                <w:tab w:val="left" w:pos="177"/>
              </w:tabs>
              <w:ind w:firstLine="12"/>
              <w:jc w:val="center"/>
              <w:rPr>
                <w:rFonts w:ascii="Arial" w:hAnsi="Arial" w:cs="Arial"/>
                <w:bCs/>
                <w:sz w:val="20"/>
                <w:szCs w:val="20"/>
              </w:rPr>
            </w:pPr>
            <w:r>
              <w:rPr>
                <w:rFonts w:ascii="Arial" w:hAnsi="Arial" w:cs="Arial"/>
                <w:bCs/>
                <w:sz w:val="20"/>
                <w:szCs w:val="20"/>
              </w:rPr>
              <w:t>Wear PPE as required.  Make sure work</w:t>
            </w:r>
            <w:r w:rsidR="00197459">
              <w:rPr>
                <w:rFonts w:ascii="Arial" w:hAnsi="Arial" w:cs="Arial"/>
                <w:bCs/>
                <w:sz w:val="20"/>
                <w:szCs w:val="20"/>
              </w:rPr>
              <w:t>,</w:t>
            </w:r>
            <w:r>
              <w:rPr>
                <w:rFonts w:ascii="Arial" w:hAnsi="Arial" w:cs="Arial"/>
                <w:bCs/>
                <w:sz w:val="20"/>
                <w:szCs w:val="20"/>
              </w:rPr>
              <w:t xml:space="preserve"> cutting tools</w:t>
            </w:r>
            <w:r w:rsidR="00197459">
              <w:rPr>
                <w:rFonts w:ascii="Arial" w:hAnsi="Arial" w:cs="Arial"/>
                <w:bCs/>
                <w:sz w:val="20"/>
                <w:szCs w:val="20"/>
              </w:rPr>
              <w:t xml:space="preserve"> and other attachments</w:t>
            </w:r>
            <w:r>
              <w:rPr>
                <w:rFonts w:ascii="Arial" w:hAnsi="Arial" w:cs="Arial"/>
                <w:bCs/>
                <w:sz w:val="20"/>
                <w:szCs w:val="20"/>
              </w:rPr>
              <w:t xml:space="preserve"> are secure.  Set feed/speed according to consigne.</w:t>
            </w:r>
          </w:p>
        </w:tc>
        <w:tc>
          <w:tcPr>
            <w:tcW w:w="1560" w:type="dxa"/>
            <w:tcBorders>
              <w:left w:val="single" w:color="auto" w:sz="4" w:space="0"/>
              <w:bottom w:val="single" w:color="auto" w:sz="4" w:space="0"/>
              <w:right w:val="single" w:color="auto" w:sz="4" w:space="0"/>
            </w:tcBorders>
            <w:vAlign w:val="center"/>
          </w:tcPr>
          <w:p w:rsidRPr="001B62B5" w:rsidR="00276320" w:rsidP="00FB7B04" w:rsidRDefault="00FB7B04" w14:paraId="0C8A559B" w14:textId="77777777">
            <w:pPr>
              <w:tabs>
                <w:tab w:val="left" w:pos="177"/>
              </w:tabs>
              <w:rPr>
                <w:rFonts w:ascii="Arial" w:hAnsi="Arial" w:cs="Arial"/>
                <w:bCs/>
                <w:sz w:val="20"/>
                <w:szCs w:val="20"/>
              </w:rPr>
            </w:pPr>
            <w:r>
              <w:rPr>
                <w:rFonts w:ascii="Arial" w:hAnsi="Arial" w:cs="Arial"/>
                <w:bCs/>
                <w:sz w:val="20"/>
                <w:szCs w:val="20"/>
              </w:rPr>
              <w:t>Apply practical knowledge and lessons from AP!</w:t>
            </w:r>
          </w:p>
        </w:tc>
        <w:tc>
          <w:tcPr>
            <w:tcW w:w="2760" w:type="dxa"/>
            <w:tcBorders>
              <w:left w:val="single" w:color="auto" w:sz="4" w:space="0"/>
              <w:bottom w:val="single" w:color="auto" w:sz="4" w:space="0"/>
              <w:right w:val="single" w:color="auto" w:sz="4" w:space="0"/>
            </w:tcBorders>
            <w:vAlign w:val="center"/>
          </w:tcPr>
          <w:p w:rsidRPr="001B62B5" w:rsidR="00276320" w:rsidP="00FB7B04" w:rsidRDefault="00FB7B04" w14:paraId="3202C6FE" w14:textId="77777777">
            <w:pPr>
              <w:tabs>
                <w:tab w:val="left" w:pos="177"/>
              </w:tabs>
              <w:rPr>
                <w:rFonts w:ascii="Arial" w:hAnsi="Arial" w:cs="Arial"/>
                <w:bCs/>
                <w:sz w:val="20"/>
                <w:szCs w:val="20"/>
              </w:rPr>
            </w:pPr>
            <w:r>
              <w:rPr>
                <w:sz w:val="20"/>
                <w:szCs w:val="20"/>
              </w:rPr>
              <w:t xml:space="preserve">AP Training, </w:t>
            </w:r>
            <w:r w:rsidRPr="00F17220" w:rsidR="00ED0D91">
              <w:rPr>
                <w:sz w:val="20"/>
                <w:szCs w:val="20"/>
              </w:rPr>
              <w:t>Post Training, Post Safety rules</w:t>
            </w:r>
          </w:p>
        </w:tc>
        <w:tc>
          <w:tcPr>
            <w:tcW w:w="3120" w:type="dxa"/>
            <w:tcBorders>
              <w:top w:val="nil"/>
              <w:left w:val="single" w:color="auto" w:sz="4" w:space="0"/>
              <w:bottom w:val="nil"/>
              <w:right w:val="nil"/>
            </w:tcBorders>
            <w:vAlign w:val="center"/>
          </w:tcPr>
          <w:p w:rsidRPr="00E94B3D" w:rsidR="00276320" w:rsidP="00171608" w:rsidRDefault="00276320" w14:paraId="2F98D425" w14:textId="77777777">
            <w:pPr>
              <w:tabs>
                <w:tab w:val="left" w:pos="177"/>
              </w:tabs>
              <w:ind w:left="-108"/>
              <w:jc w:val="center"/>
              <w:rPr>
                <w:rFonts w:ascii="Arial" w:hAnsi="Arial" w:cs="Arial"/>
                <w:b/>
                <w:sz w:val="28"/>
                <w:szCs w:val="28"/>
              </w:rPr>
            </w:pPr>
          </w:p>
        </w:tc>
        <w:tc>
          <w:tcPr>
            <w:tcW w:w="1440" w:type="dxa"/>
            <w:tcBorders>
              <w:top w:val="nil"/>
              <w:left w:val="nil"/>
              <w:bottom w:val="nil"/>
              <w:right w:val="nil"/>
            </w:tcBorders>
            <w:vAlign w:val="center"/>
          </w:tcPr>
          <w:p w:rsidRPr="00E94B3D" w:rsidR="00276320" w:rsidP="00171608" w:rsidRDefault="00276320" w14:paraId="150F4910" w14:textId="77777777">
            <w:pPr>
              <w:tabs>
                <w:tab w:val="left" w:pos="177"/>
              </w:tabs>
              <w:ind w:left="-108"/>
              <w:jc w:val="center"/>
              <w:rPr>
                <w:rFonts w:ascii="Arial" w:hAnsi="Arial" w:cs="Arial"/>
                <w:b/>
              </w:rPr>
            </w:pPr>
          </w:p>
        </w:tc>
      </w:tr>
      <w:tr w:rsidR="005F3D62" w14:paraId="7886BBAB" w14:textId="77777777">
        <w:trPr>
          <w:cantSplit/>
          <w:trHeight w:val="791"/>
        </w:trPr>
        <w:tc>
          <w:tcPr>
            <w:tcW w:w="3720" w:type="dxa"/>
            <w:tcBorders>
              <w:bottom w:val="single" w:color="auto" w:sz="4" w:space="0"/>
            </w:tcBorders>
            <w:vAlign w:val="center"/>
          </w:tcPr>
          <w:p w:rsidR="005F3D62" w:rsidP="006F090A" w:rsidRDefault="00921805" w14:paraId="7A1A816B" w14:textId="2349C49A">
            <w:pPr>
              <w:ind w:left="132" w:right="17"/>
              <w:jc w:val="center"/>
              <w:rPr>
                <w:noProof/>
              </w:rPr>
            </w:pPr>
            <w:r>
              <w:rPr>
                <w:noProof/>
              </w:rPr>
              <w:drawing>
                <wp:inline distT="0" distB="0" distL="0" distR="0" wp14:anchorId="7FCDC16E" wp14:editId="1752B73A">
                  <wp:extent cx="2238375" cy="1914525"/>
                  <wp:effectExtent l="0" t="0" r="0" b="0"/>
                  <wp:docPr id="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38375" cy="1914525"/>
                          </a:xfrm>
                          <a:prstGeom prst="rect">
                            <a:avLst/>
                          </a:prstGeom>
                          <a:noFill/>
                          <a:ln>
                            <a:noFill/>
                          </a:ln>
                        </pic:spPr>
                      </pic:pic>
                    </a:graphicData>
                  </a:graphic>
                </wp:inline>
              </w:drawing>
            </w:r>
          </w:p>
          <w:p w:rsidR="009138DC" w:rsidP="003B2918" w:rsidRDefault="009138DC" w14:paraId="65E3D2D1" w14:textId="77777777">
            <w:pPr>
              <w:ind w:left="132" w:right="17" w:firstLine="12"/>
              <w:jc w:val="center"/>
              <w:rPr>
                <w:rFonts w:ascii="Arial" w:hAnsi="Arial" w:cs="Arial"/>
                <w:b/>
              </w:rPr>
            </w:pPr>
            <w:r w:rsidRPr="003B2918">
              <w:rPr>
                <w:rFonts w:ascii="Arial" w:hAnsi="Arial" w:cs="Arial"/>
                <w:b/>
              </w:rPr>
              <w:t>Milling Machine</w:t>
            </w:r>
          </w:p>
        </w:tc>
        <w:tc>
          <w:tcPr>
            <w:tcW w:w="1800" w:type="dxa"/>
            <w:tcBorders>
              <w:bottom w:val="single" w:color="auto" w:sz="4" w:space="0"/>
            </w:tcBorders>
          </w:tcPr>
          <w:p w:rsidRPr="005F3D62" w:rsidR="005F3D62" w:rsidP="005F3D62" w:rsidRDefault="00921805" w14:paraId="701B79F5" w14:textId="1C82A01F">
            <w:pPr>
              <w:ind w:left="-108" w:right="-108"/>
              <w:jc w:val="center"/>
              <w:rPr>
                <w:sz w:val="20"/>
                <w:szCs w:val="20"/>
              </w:rPr>
            </w:pPr>
            <w:r>
              <w:rPr>
                <w:noProof/>
                <w:sz w:val="20"/>
                <w:szCs w:val="20"/>
                <w:lang w:eastAsia="en-US"/>
              </w:rPr>
              <w:drawing>
                <wp:inline distT="0" distB="0" distL="0" distR="0" wp14:anchorId="0BC3CADB" wp14:editId="3BEA09B1">
                  <wp:extent cx="381000" cy="361950"/>
                  <wp:effectExtent l="0" t="0" r="0" b="0"/>
                  <wp:docPr id="8"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Pr="005F3D62" w:rsidR="005F3D62" w:rsidP="005F3D62" w:rsidRDefault="005F3D62" w14:paraId="6922AAA1" w14:textId="77777777">
            <w:pPr>
              <w:ind w:left="-108" w:right="-108"/>
              <w:jc w:val="center"/>
              <w:rPr>
                <w:sz w:val="20"/>
                <w:szCs w:val="20"/>
              </w:rPr>
            </w:pPr>
          </w:p>
          <w:p w:rsidRPr="005F3D62" w:rsidR="005F3D62" w:rsidP="005F3D62" w:rsidRDefault="00921805" w14:paraId="71F8E1CA" w14:textId="5C1ACB71">
            <w:pPr>
              <w:ind w:left="-108" w:right="-108"/>
              <w:jc w:val="center"/>
              <w:rPr>
                <w:sz w:val="20"/>
                <w:szCs w:val="20"/>
              </w:rPr>
            </w:pPr>
            <w:r>
              <w:rPr>
                <w:rFonts w:ascii="Arial" w:hAnsi="Arial" w:cs="Arial"/>
                <w:noProof/>
                <w:sz w:val="20"/>
                <w:szCs w:val="20"/>
                <w:lang w:eastAsia="en-US"/>
              </w:rPr>
              <w:drawing>
                <wp:inline distT="0" distB="0" distL="0" distR="0" wp14:anchorId="0025D1BF" wp14:editId="582344FF">
                  <wp:extent cx="361950" cy="361950"/>
                  <wp:effectExtent l="0" t="0" r="0" b="0"/>
                  <wp:docPr id="9"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rsidRPr="005F3D62" w:rsidR="005F3D62" w:rsidP="005F3D62" w:rsidRDefault="005F3D62" w14:paraId="73FAF386" w14:textId="77777777">
            <w:pPr>
              <w:ind w:left="-108" w:right="-108"/>
              <w:jc w:val="center"/>
              <w:rPr>
                <w:rFonts w:ascii="Arial" w:hAnsi="Arial" w:cs="Arial"/>
                <w:sz w:val="20"/>
                <w:szCs w:val="20"/>
              </w:rPr>
            </w:pPr>
          </w:p>
        </w:tc>
        <w:tc>
          <w:tcPr>
            <w:tcW w:w="2040" w:type="dxa"/>
            <w:tcBorders>
              <w:bottom w:val="single" w:color="auto" w:sz="4" w:space="0"/>
              <w:right w:val="single" w:color="auto" w:sz="4" w:space="0"/>
            </w:tcBorders>
            <w:vAlign w:val="center"/>
          </w:tcPr>
          <w:p w:rsidRPr="005F3D62" w:rsidR="005F3D62" w:rsidP="006913B7" w:rsidRDefault="00355F85" w14:paraId="7D5D404E" w14:textId="77777777">
            <w:pPr>
              <w:ind w:left="12" w:hanging="12"/>
              <w:rPr>
                <w:rFonts w:ascii="Arial" w:hAnsi="Arial" w:cs="Arial"/>
                <w:sz w:val="20"/>
                <w:szCs w:val="20"/>
              </w:rPr>
            </w:pPr>
            <w:r w:rsidRPr="00355F85">
              <w:rPr>
                <w:rFonts w:ascii="Arial" w:hAnsi="Arial" w:cs="Arial"/>
                <w:sz w:val="20"/>
                <w:szCs w:val="20"/>
              </w:rPr>
              <w:t>Risk of metal shavings in eye or cut by metal shavings.  Hand injury risk if not careful when operating machine.</w:t>
            </w:r>
          </w:p>
        </w:tc>
        <w:tc>
          <w:tcPr>
            <w:tcW w:w="4320" w:type="dxa"/>
            <w:tcBorders>
              <w:left w:val="single" w:color="auto" w:sz="4" w:space="0"/>
              <w:bottom w:val="single" w:color="auto" w:sz="4" w:space="0"/>
              <w:right w:val="single" w:color="auto" w:sz="4" w:space="0"/>
            </w:tcBorders>
            <w:vAlign w:val="center"/>
          </w:tcPr>
          <w:p w:rsidRPr="00204BF3" w:rsidR="00204BF3" w:rsidP="00204BF3" w:rsidRDefault="00204BF3" w14:paraId="7D78EE70" w14:textId="77777777">
            <w:pPr>
              <w:tabs>
                <w:tab w:val="left" w:pos="177"/>
              </w:tabs>
              <w:ind w:firstLine="12"/>
              <w:jc w:val="center"/>
              <w:rPr>
                <w:rFonts w:ascii="Arial" w:hAnsi="Arial" w:cs="Arial"/>
                <w:b/>
                <w:color w:val="FF0000"/>
                <w:sz w:val="20"/>
                <w:szCs w:val="20"/>
              </w:rPr>
            </w:pPr>
            <w:r w:rsidRPr="00204BF3">
              <w:rPr>
                <w:rFonts w:ascii="Arial" w:hAnsi="Arial" w:cs="Arial"/>
                <w:b/>
                <w:color w:val="FF0000"/>
                <w:sz w:val="20"/>
                <w:szCs w:val="20"/>
              </w:rPr>
              <w:t>Certification is required to operate</w:t>
            </w:r>
          </w:p>
          <w:p w:rsidRPr="005F3D62" w:rsidR="005F3D62" w:rsidP="00204BF3" w:rsidRDefault="00FB7B04" w14:paraId="23603381" w14:textId="119275F3">
            <w:pPr>
              <w:tabs>
                <w:tab w:val="left" w:pos="177"/>
              </w:tabs>
              <w:ind w:firstLine="12"/>
              <w:jc w:val="center"/>
              <w:rPr>
                <w:rFonts w:ascii="Arial" w:hAnsi="Arial" w:cs="Arial"/>
                <w:sz w:val="20"/>
                <w:szCs w:val="20"/>
              </w:rPr>
            </w:pPr>
            <w:r w:rsidRPr="00FB7B04">
              <w:rPr>
                <w:rFonts w:ascii="Arial" w:hAnsi="Arial" w:cs="Arial"/>
                <w:sz w:val="20"/>
                <w:szCs w:val="20"/>
              </w:rPr>
              <w:t>Wear PPE as required.  Make sure work</w:t>
            </w:r>
            <w:r w:rsidR="00197459">
              <w:rPr>
                <w:rFonts w:ascii="Arial" w:hAnsi="Arial" w:cs="Arial"/>
                <w:sz w:val="20"/>
                <w:szCs w:val="20"/>
              </w:rPr>
              <w:t>,</w:t>
            </w:r>
            <w:r w:rsidRPr="00FB7B04">
              <w:rPr>
                <w:rFonts w:ascii="Arial" w:hAnsi="Arial" w:cs="Arial"/>
                <w:sz w:val="20"/>
                <w:szCs w:val="20"/>
              </w:rPr>
              <w:t xml:space="preserve"> cutting tools </w:t>
            </w:r>
            <w:r w:rsidR="00197459">
              <w:rPr>
                <w:rFonts w:ascii="Arial" w:hAnsi="Arial" w:cs="Arial"/>
                <w:sz w:val="20"/>
                <w:szCs w:val="20"/>
              </w:rPr>
              <w:t xml:space="preserve">and other attachments </w:t>
            </w:r>
            <w:r w:rsidRPr="00FB7B04">
              <w:rPr>
                <w:rFonts w:ascii="Arial" w:hAnsi="Arial" w:cs="Arial"/>
                <w:sz w:val="20"/>
                <w:szCs w:val="20"/>
              </w:rPr>
              <w:t>are secure.  Set feed/speed according to consigne.</w:t>
            </w:r>
            <w:r w:rsidR="00921805">
              <w:rPr>
                <w:noProof/>
              </w:rPr>
              <mc:AlternateContent>
                <mc:Choice Requires="wps">
                  <w:drawing>
                    <wp:anchor distT="4294967292" distB="4294967292" distL="114300" distR="114300" simplePos="0" relativeHeight="251658255" behindDoc="0" locked="0" layoutInCell="1" allowOverlap="1" wp14:anchorId="57A6B239" wp14:editId="15A90E33">
                      <wp:simplePos x="0" y="0"/>
                      <wp:positionH relativeFrom="column">
                        <wp:posOffset>-1059180</wp:posOffset>
                      </wp:positionH>
                      <wp:positionV relativeFrom="paragraph">
                        <wp:posOffset>525779</wp:posOffset>
                      </wp:positionV>
                      <wp:extent cx="990600" cy="0"/>
                      <wp:effectExtent l="0" t="0" r="0" b="0"/>
                      <wp:wrapNone/>
                      <wp:docPr id="1716578049" name="Line 5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9F6001">
                    <v:line id="Line 5853" style="position:absolute;z-index:1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d="f" from="-83.4pt,41.4pt" to="-5.4pt,41.4pt" w14:anchorId="12A580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"/>
                  </w:pict>
                </mc:Fallback>
              </mc:AlternateContent>
            </w:r>
          </w:p>
        </w:tc>
        <w:tc>
          <w:tcPr>
            <w:tcW w:w="1560" w:type="dxa"/>
            <w:tcBorders>
              <w:left w:val="single" w:color="auto" w:sz="4" w:space="0"/>
              <w:bottom w:val="single" w:color="auto" w:sz="4" w:space="0"/>
              <w:right w:val="single" w:color="auto" w:sz="4" w:space="0"/>
            </w:tcBorders>
            <w:vAlign w:val="center"/>
          </w:tcPr>
          <w:p w:rsidRPr="005F3D62" w:rsidR="005F3D62" w:rsidP="00F17220" w:rsidRDefault="00FB7B04" w14:paraId="3CA4963C" w14:textId="596038F4">
            <w:pPr>
              <w:tabs>
                <w:tab w:val="left" w:pos="177"/>
              </w:tabs>
              <w:rPr>
                <w:rFonts w:ascii="Arial" w:hAnsi="Arial" w:cs="Arial"/>
                <w:sz w:val="20"/>
                <w:szCs w:val="20"/>
              </w:rPr>
            </w:pPr>
            <w:r w:rsidRPr="00FB7B04">
              <w:rPr>
                <w:rFonts w:ascii="Arial" w:hAnsi="Arial" w:cs="Arial"/>
                <w:sz w:val="20"/>
                <w:szCs w:val="20"/>
              </w:rPr>
              <w:t>Apply practical knowledge and lessons from AP!</w:t>
            </w:r>
            <w:r w:rsidR="00921805">
              <w:rPr>
                <w:noProof/>
              </w:rPr>
              <mc:AlternateContent>
                <mc:Choice Requires="wps">
                  <w:drawing>
                    <wp:anchor distT="4294967292" distB="4294967292" distL="114296" distR="114296" simplePos="0" relativeHeight="251658254" behindDoc="0" locked="0" layoutInCell="1" allowOverlap="1" wp14:anchorId="31100F85" wp14:editId="34B686DA">
                      <wp:simplePos x="0" y="0"/>
                      <wp:positionH relativeFrom="column">
                        <wp:posOffset>-4750436</wp:posOffset>
                      </wp:positionH>
                      <wp:positionV relativeFrom="paragraph">
                        <wp:posOffset>457199</wp:posOffset>
                      </wp:positionV>
                      <wp:extent cx="0" cy="0"/>
                      <wp:effectExtent l="0" t="0" r="0" b="0"/>
                      <wp:wrapNone/>
                      <wp:docPr id="1722377590" name="Line 5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743F505">
                    <v:line id="Line 5850" style="position:absolute;z-index:17;visibility:visible;mso-wrap-style:square;mso-width-percent:0;mso-height-percent:0;mso-wrap-distance-left:3.17489mm;mso-wrap-distance-top:-1e-4mm;mso-wrap-distance-right:3.17489mm;mso-wrap-distance-bottom:-1e-4mm;mso-position-horizontal:absolute;mso-position-horizontal-relative:text;mso-position-vertical:absolute;mso-position-vertical-relative:text;mso-width-percent:0;mso-height-percent:0;mso-width-relative:page;mso-height-relative:page" o:spid="_x0000_s1026" stroked="f" from="-374.05pt,36pt" to="-374.05pt,36pt" w14:anchorId="2918E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"/>
                  </w:pict>
                </mc:Fallback>
              </mc:AlternateContent>
            </w:r>
          </w:p>
        </w:tc>
        <w:tc>
          <w:tcPr>
            <w:tcW w:w="2760" w:type="dxa"/>
            <w:tcBorders>
              <w:left w:val="single" w:color="auto" w:sz="4" w:space="0"/>
              <w:bottom w:val="single" w:color="auto" w:sz="4" w:space="0"/>
              <w:right w:val="single" w:color="auto" w:sz="4" w:space="0"/>
            </w:tcBorders>
            <w:vAlign w:val="center"/>
          </w:tcPr>
          <w:p w:rsidRPr="00F17220" w:rsidR="005F3D62" w:rsidP="001B62B5" w:rsidRDefault="006B08B3" w14:paraId="11244262" w14:textId="77777777">
            <w:pPr>
              <w:tabs>
                <w:tab w:val="left" w:pos="177"/>
              </w:tabs>
              <w:rPr>
                <w:rFonts w:ascii="Arial" w:hAnsi="Arial" w:cs="Arial"/>
                <w:sz w:val="20"/>
                <w:szCs w:val="20"/>
              </w:rPr>
            </w:pPr>
            <w:r w:rsidRPr="006B08B3">
              <w:rPr>
                <w:sz w:val="20"/>
                <w:szCs w:val="20"/>
              </w:rPr>
              <w:t>AP Training</w:t>
            </w:r>
            <w:r>
              <w:rPr>
                <w:sz w:val="20"/>
                <w:szCs w:val="20"/>
              </w:rPr>
              <w:t>,</w:t>
            </w:r>
            <w:r w:rsidRPr="006B08B3">
              <w:rPr>
                <w:sz w:val="20"/>
                <w:szCs w:val="20"/>
              </w:rPr>
              <w:t xml:space="preserve"> </w:t>
            </w:r>
            <w:r w:rsidRPr="00F17220" w:rsidR="00F17220">
              <w:rPr>
                <w:sz w:val="20"/>
                <w:szCs w:val="20"/>
              </w:rPr>
              <w:t>Post Training, Post Safety rules</w:t>
            </w:r>
          </w:p>
        </w:tc>
        <w:tc>
          <w:tcPr>
            <w:tcW w:w="3120" w:type="dxa"/>
            <w:tcBorders>
              <w:top w:val="nil"/>
              <w:left w:val="single" w:color="auto" w:sz="4" w:space="0"/>
              <w:bottom w:val="nil"/>
              <w:right w:val="nil"/>
            </w:tcBorders>
            <w:vAlign w:val="center"/>
          </w:tcPr>
          <w:p w:rsidR="005F3D62" w:rsidP="00171608" w:rsidRDefault="005F3D62" w14:paraId="37136120" w14:textId="77777777">
            <w:pPr>
              <w:tabs>
                <w:tab w:val="left" w:pos="177"/>
              </w:tabs>
              <w:ind w:left="-108"/>
              <w:jc w:val="center"/>
              <w:rPr>
                <w:rFonts w:ascii="Arial" w:hAnsi="Arial" w:cs="Arial"/>
                <w:b/>
                <w:sz w:val="32"/>
                <w:szCs w:val="32"/>
              </w:rPr>
            </w:pPr>
          </w:p>
        </w:tc>
        <w:tc>
          <w:tcPr>
            <w:tcW w:w="1440" w:type="dxa"/>
            <w:tcBorders>
              <w:top w:val="nil"/>
              <w:left w:val="nil"/>
              <w:bottom w:val="nil"/>
              <w:right w:val="nil"/>
            </w:tcBorders>
          </w:tcPr>
          <w:p w:rsidRPr="00E94B3D" w:rsidR="005F3D62" w:rsidP="00171608" w:rsidRDefault="005F3D62" w14:paraId="7D81D2F3" w14:textId="77777777">
            <w:pPr>
              <w:jc w:val="center"/>
            </w:pPr>
          </w:p>
        </w:tc>
      </w:tr>
      <w:tr w:rsidR="009138DC" w14:paraId="018B0F1B" w14:textId="77777777">
        <w:trPr>
          <w:cantSplit/>
          <w:trHeight w:val="791"/>
        </w:trPr>
        <w:tc>
          <w:tcPr>
            <w:tcW w:w="3720" w:type="dxa"/>
            <w:tcBorders>
              <w:bottom w:val="single" w:color="auto" w:sz="4" w:space="0"/>
            </w:tcBorders>
            <w:vAlign w:val="center"/>
          </w:tcPr>
          <w:tbl>
            <w:tblPr>
              <w:tblW w:w="20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767"/>
              <w:gridCol w:w="2307"/>
              <w:gridCol w:w="2614"/>
              <w:gridCol w:w="5536"/>
              <w:gridCol w:w="1999"/>
              <w:gridCol w:w="3537"/>
            </w:tblGrid>
            <w:tr w:rsidRPr="00F17220" w:rsidR="009138DC" w:rsidTr="001858BD" w14:paraId="29BB61F4" w14:textId="77777777">
              <w:trPr>
                <w:cantSplit/>
                <w:trHeight w:val="791"/>
              </w:trPr>
              <w:tc>
                <w:tcPr>
                  <w:tcW w:w="3720" w:type="dxa"/>
                  <w:tcBorders>
                    <w:bottom w:val="single" w:color="auto" w:sz="4" w:space="0"/>
                  </w:tcBorders>
                  <w:vAlign w:val="center"/>
                </w:tcPr>
                <w:p w:rsidR="009138DC" w:rsidP="009138DC" w:rsidRDefault="00921805" w14:paraId="63DA9803" w14:textId="2F0DDCBF">
                  <w:pPr>
                    <w:ind w:left="132" w:right="17"/>
                    <w:rPr>
                      <w:noProof/>
                    </w:rPr>
                  </w:pPr>
                  <w:r>
                    <w:rPr>
                      <w:noProof/>
                    </w:rPr>
                    <w:drawing>
                      <wp:inline distT="0" distB="0" distL="0" distR="0" wp14:anchorId="45EC4290" wp14:editId="5FB3FF36">
                        <wp:extent cx="2886075" cy="2714625"/>
                        <wp:effectExtent l="0" t="0" r="0" b="0"/>
                        <wp:docPr id="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6075" cy="2714625"/>
                                </a:xfrm>
                                <a:prstGeom prst="rect">
                                  <a:avLst/>
                                </a:prstGeom>
                                <a:noFill/>
                                <a:ln>
                                  <a:noFill/>
                                </a:ln>
                              </pic:spPr>
                            </pic:pic>
                          </a:graphicData>
                        </a:graphic>
                      </wp:inline>
                    </w:drawing>
                  </w:r>
                </w:p>
                <w:p w:rsidR="009138DC" w:rsidP="003B2918" w:rsidRDefault="009138DC" w14:paraId="5406A5E5" w14:textId="77777777">
                  <w:pPr>
                    <w:ind w:left="132" w:right="17" w:firstLine="12"/>
                    <w:rPr>
                      <w:rFonts w:ascii="Arial" w:hAnsi="Arial" w:cs="Arial"/>
                      <w:b/>
                    </w:rPr>
                  </w:pPr>
                  <w:r w:rsidRPr="003B2918">
                    <w:rPr>
                      <w:rFonts w:ascii="Arial" w:hAnsi="Arial" w:cs="Arial"/>
                      <w:b/>
                    </w:rPr>
                    <w:t>CNC Machining Center</w:t>
                  </w:r>
                </w:p>
              </w:tc>
              <w:tc>
                <w:tcPr>
                  <w:tcW w:w="1800" w:type="dxa"/>
                  <w:tcBorders>
                    <w:bottom w:val="single" w:color="auto" w:sz="4" w:space="0"/>
                  </w:tcBorders>
                </w:tcPr>
                <w:p w:rsidRPr="005F3D62" w:rsidR="009138DC" w:rsidP="009138DC" w:rsidRDefault="00921805" w14:paraId="1E17373B" w14:textId="4841B2C9">
                  <w:pPr>
                    <w:ind w:left="-108" w:right="-108"/>
                    <w:jc w:val="center"/>
                    <w:rPr>
                      <w:sz w:val="20"/>
                      <w:szCs w:val="20"/>
                    </w:rPr>
                  </w:pPr>
                  <w:r>
                    <w:rPr>
                      <w:noProof/>
                      <w:sz w:val="20"/>
                      <w:szCs w:val="20"/>
                      <w:lang w:eastAsia="en-US"/>
                    </w:rPr>
                    <w:drawing>
                      <wp:inline distT="0" distB="0" distL="0" distR="0" wp14:anchorId="2B12B76D" wp14:editId="407E4C4B">
                        <wp:extent cx="381000" cy="361950"/>
                        <wp:effectExtent l="0" t="0" r="0" b="0"/>
                        <wp:docPr id="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Pr="005F3D62" w:rsidR="009138DC" w:rsidP="009138DC" w:rsidRDefault="009138DC" w14:paraId="7BAEA1A1" w14:textId="77777777">
                  <w:pPr>
                    <w:ind w:left="-108" w:right="-108"/>
                    <w:jc w:val="center"/>
                    <w:rPr>
                      <w:sz w:val="20"/>
                      <w:szCs w:val="20"/>
                    </w:rPr>
                  </w:pPr>
                </w:p>
                <w:p w:rsidRPr="005F3D62" w:rsidR="009138DC" w:rsidP="009138DC" w:rsidRDefault="00921805" w14:paraId="757B9D76" w14:textId="2086C0D6">
                  <w:pPr>
                    <w:ind w:left="-108" w:right="-108"/>
                    <w:jc w:val="center"/>
                    <w:rPr>
                      <w:sz w:val="20"/>
                      <w:szCs w:val="20"/>
                    </w:rPr>
                  </w:pPr>
                  <w:r>
                    <w:rPr>
                      <w:rFonts w:ascii="Arial" w:hAnsi="Arial" w:cs="Arial"/>
                      <w:noProof/>
                      <w:sz w:val="20"/>
                      <w:szCs w:val="20"/>
                      <w:lang w:eastAsia="en-US"/>
                    </w:rPr>
                    <w:drawing>
                      <wp:inline distT="0" distB="0" distL="0" distR="0" wp14:anchorId="32F49685" wp14:editId="0E77AF24">
                        <wp:extent cx="361950" cy="361950"/>
                        <wp:effectExtent l="0" t="0" r="0" b="0"/>
                        <wp:docPr id="1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rsidRPr="005F3D62" w:rsidR="009138DC" w:rsidP="009138DC" w:rsidRDefault="009138DC" w14:paraId="2254C15D" w14:textId="77777777">
                  <w:pPr>
                    <w:ind w:left="-108" w:right="-108"/>
                    <w:jc w:val="center"/>
                    <w:rPr>
                      <w:rFonts w:ascii="Arial" w:hAnsi="Arial" w:cs="Arial"/>
                      <w:sz w:val="20"/>
                      <w:szCs w:val="20"/>
                    </w:rPr>
                  </w:pPr>
                </w:p>
              </w:tc>
              <w:tc>
                <w:tcPr>
                  <w:tcW w:w="2040" w:type="dxa"/>
                  <w:tcBorders>
                    <w:bottom w:val="single" w:color="auto" w:sz="4" w:space="0"/>
                    <w:right w:val="single" w:color="auto" w:sz="4" w:space="0"/>
                  </w:tcBorders>
                  <w:vAlign w:val="center"/>
                </w:tcPr>
                <w:p w:rsidRPr="005F3D62" w:rsidR="009138DC" w:rsidP="009138DC" w:rsidRDefault="009138DC" w14:paraId="288ACC40" w14:textId="77777777">
                  <w:pPr>
                    <w:ind w:left="12" w:hanging="12"/>
                    <w:rPr>
                      <w:rFonts w:ascii="Arial" w:hAnsi="Arial" w:cs="Arial"/>
                      <w:sz w:val="20"/>
                      <w:szCs w:val="20"/>
                    </w:rPr>
                  </w:pPr>
                  <w:r w:rsidRPr="00355F85">
                    <w:rPr>
                      <w:rFonts w:ascii="Arial" w:hAnsi="Arial" w:cs="Arial"/>
                      <w:sz w:val="20"/>
                      <w:szCs w:val="20"/>
                    </w:rPr>
                    <w:t>Risk of metal shavings in eye or cut by metal shavings.  Hand injury risk if not careful when operating machine.</w:t>
                  </w:r>
                </w:p>
              </w:tc>
              <w:tc>
                <w:tcPr>
                  <w:tcW w:w="4320" w:type="dxa"/>
                  <w:tcBorders>
                    <w:left w:val="single" w:color="auto" w:sz="4" w:space="0"/>
                    <w:bottom w:val="single" w:color="auto" w:sz="4" w:space="0"/>
                    <w:right w:val="single" w:color="auto" w:sz="4" w:space="0"/>
                  </w:tcBorders>
                  <w:vAlign w:val="center"/>
                </w:tcPr>
                <w:p w:rsidRPr="00204BF3" w:rsidR="009138DC" w:rsidP="009138DC" w:rsidRDefault="009138DC" w14:paraId="6FCA8751" w14:textId="77777777">
                  <w:pPr>
                    <w:tabs>
                      <w:tab w:val="left" w:pos="177"/>
                    </w:tabs>
                    <w:ind w:firstLine="12"/>
                    <w:jc w:val="center"/>
                    <w:rPr>
                      <w:rFonts w:ascii="Arial" w:hAnsi="Arial" w:cs="Arial"/>
                      <w:b/>
                      <w:color w:val="FF0000"/>
                      <w:sz w:val="20"/>
                      <w:szCs w:val="20"/>
                    </w:rPr>
                  </w:pPr>
                  <w:r w:rsidRPr="00204BF3">
                    <w:rPr>
                      <w:rFonts w:ascii="Arial" w:hAnsi="Arial" w:cs="Arial"/>
                      <w:b/>
                      <w:color w:val="FF0000"/>
                      <w:sz w:val="20"/>
                      <w:szCs w:val="20"/>
                    </w:rPr>
                    <w:t>Certification is required to operate</w:t>
                  </w:r>
                </w:p>
                <w:p w:rsidRPr="005F3D62" w:rsidR="009138DC" w:rsidP="009138DC" w:rsidRDefault="009138DC" w14:paraId="47B626FC" w14:textId="2E8BCC54">
                  <w:pPr>
                    <w:tabs>
                      <w:tab w:val="left" w:pos="177"/>
                    </w:tabs>
                    <w:ind w:firstLine="12"/>
                    <w:jc w:val="center"/>
                    <w:rPr>
                      <w:rFonts w:ascii="Arial" w:hAnsi="Arial" w:cs="Arial"/>
                      <w:sz w:val="20"/>
                      <w:szCs w:val="20"/>
                    </w:rPr>
                  </w:pPr>
                  <w:r w:rsidRPr="00FB7B04">
                    <w:rPr>
                      <w:rFonts w:ascii="Arial" w:hAnsi="Arial" w:cs="Arial"/>
                      <w:sz w:val="20"/>
                      <w:szCs w:val="20"/>
                    </w:rPr>
                    <w:t>Wear PPE as required.  Make sure work</w:t>
                  </w:r>
                  <w:r>
                    <w:rPr>
                      <w:rFonts w:ascii="Arial" w:hAnsi="Arial" w:cs="Arial"/>
                      <w:sz w:val="20"/>
                      <w:szCs w:val="20"/>
                    </w:rPr>
                    <w:t>,</w:t>
                  </w:r>
                  <w:r w:rsidRPr="00FB7B04">
                    <w:rPr>
                      <w:rFonts w:ascii="Arial" w:hAnsi="Arial" w:cs="Arial"/>
                      <w:sz w:val="20"/>
                      <w:szCs w:val="20"/>
                    </w:rPr>
                    <w:t xml:space="preserve"> cutting tools </w:t>
                  </w:r>
                  <w:r>
                    <w:rPr>
                      <w:rFonts w:ascii="Arial" w:hAnsi="Arial" w:cs="Arial"/>
                      <w:sz w:val="20"/>
                      <w:szCs w:val="20"/>
                    </w:rPr>
                    <w:t xml:space="preserve">and other attachments </w:t>
                  </w:r>
                  <w:r w:rsidRPr="00FB7B04">
                    <w:rPr>
                      <w:rFonts w:ascii="Arial" w:hAnsi="Arial" w:cs="Arial"/>
                      <w:sz w:val="20"/>
                      <w:szCs w:val="20"/>
                    </w:rPr>
                    <w:t>are secure.  Set feed/speed according to consigne.</w:t>
                  </w:r>
                  <w:r w:rsidR="00921805">
                    <w:rPr>
                      <w:noProof/>
                    </w:rPr>
                    <mc:AlternateContent>
                      <mc:Choice Requires="wps">
                        <w:drawing>
                          <wp:anchor distT="4294967292" distB="4294967292" distL="114300" distR="114300" simplePos="0" relativeHeight="251658285" behindDoc="0" locked="0" layoutInCell="1" allowOverlap="1" wp14:anchorId="503040D9" wp14:editId="14F8F997">
                            <wp:simplePos x="0" y="0"/>
                            <wp:positionH relativeFrom="column">
                              <wp:posOffset>-1059180</wp:posOffset>
                            </wp:positionH>
                            <wp:positionV relativeFrom="paragraph">
                              <wp:posOffset>525779</wp:posOffset>
                            </wp:positionV>
                            <wp:extent cx="990600" cy="0"/>
                            <wp:effectExtent l="0" t="0" r="0" b="0"/>
                            <wp:wrapNone/>
                            <wp:docPr id="2111085542" name="Line 5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A005D2">
                          <v:line id="Line 5853" style="position:absolute;z-index: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d="f" from="-83.4pt,41.4pt" to="-5.4pt,41.4pt" w14:anchorId="4286DD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"/>
                        </w:pict>
                      </mc:Fallback>
                    </mc:AlternateContent>
                  </w:r>
                </w:p>
              </w:tc>
              <w:tc>
                <w:tcPr>
                  <w:tcW w:w="1560" w:type="dxa"/>
                  <w:tcBorders>
                    <w:left w:val="single" w:color="auto" w:sz="4" w:space="0"/>
                    <w:bottom w:val="single" w:color="auto" w:sz="4" w:space="0"/>
                    <w:right w:val="single" w:color="auto" w:sz="4" w:space="0"/>
                  </w:tcBorders>
                  <w:vAlign w:val="center"/>
                </w:tcPr>
                <w:p w:rsidRPr="005F3D62" w:rsidR="009138DC" w:rsidP="009138DC" w:rsidRDefault="009138DC" w14:paraId="3202756D" w14:textId="2E317DA1">
                  <w:pPr>
                    <w:tabs>
                      <w:tab w:val="left" w:pos="177"/>
                    </w:tabs>
                    <w:rPr>
                      <w:rFonts w:ascii="Arial" w:hAnsi="Arial" w:cs="Arial"/>
                      <w:sz w:val="20"/>
                      <w:szCs w:val="20"/>
                    </w:rPr>
                  </w:pPr>
                  <w:r w:rsidRPr="00FB7B04">
                    <w:rPr>
                      <w:rFonts w:ascii="Arial" w:hAnsi="Arial" w:cs="Arial"/>
                      <w:sz w:val="20"/>
                      <w:szCs w:val="20"/>
                    </w:rPr>
                    <w:t>Apply practical knowledge and lessons from AP!</w:t>
                  </w:r>
                  <w:r w:rsidR="00921805">
                    <w:rPr>
                      <w:noProof/>
                    </w:rPr>
                    <mc:AlternateContent>
                      <mc:Choice Requires="wps">
                        <w:drawing>
                          <wp:anchor distT="4294967292" distB="4294967292" distL="114296" distR="114296" simplePos="0" relativeHeight="251658284" behindDoc="0" locked="0" layoutInCell="1" allowOverlap="1" wp14:anchorId="6634B55F" wp14:editId="75754052">
                            <wp:simplePos x="0" y="0"/>
                            <wp:positionH relativeFrom="column">
                              <wp:posOffset>-4750436</wp:posOffset>
                            </wp:positionH>
                            <wp:positionV relativeFrom="paragraph">
                              <wp:posOffset>457199</wp:posOffset>
                            </wp:positionV>
                            <wp:extent cx="0" cy="0"/>
                            <wp:effectExtent l="0" t="0" r="0" b="0"/>
                            <wp:wrapNone/>
                            <wp:docPr id="1560015338" name="Line 5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F277EA4">
                          <v:line id="Line 5850" style="position:absolute;z-index:47;visibility:visible;mso-wrap-style:square;mso-width-percent:0;mso-height-percent:0;mso-wrap-distance-left:3.17489mm;mso-wrap-distance-top:-1e-4mm;mso-wrap-distance-right:3.17489mm;mso-wrap-distance-bottom:-1e-4mm;mso-position-horizontal:absolute;mso-position-horizontal-relative:text;mso-position-vertical:absolute;mso-position-vertical-relative:text;mso-width-percent:0;mso-height-percent:0;mso-width-relative:page;mso-height-relative:page" o:spid="_x0000_s1026" stroked="f" from="-374.05pt,36pt" to="-374.05pt,36pt" w14:anchorId="3C0A5A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"/>
                        </w:pict>
                      </mc:Fallback>
                    </mc:AlternateContent>
                  </w:r>
                </w:p>
              </w:tc>
              <w:tc>
                <w:tcPr>
                  <w:tcW w:w="2760" w:type="dxa"/>
                  <w:tcBorders>
                    <w:left w:val="single" w:color="auto" w:sz="4" w:space="0"/>
                    <w:bottom w:val="single" w:color="auto" w:sz="4" w:space="0"/>
                    <w:right w:val="single" w:color="auto" w:sz="4" w:space="0"/>
                  </w:tcBorders>
                  <w:vAlign w:val="center"/>
                </w:tcPr>
                <w:p w:rsidRPr="00F17220" w:rsidR="009138DC" w:rsidP="009138DC" w:rsidRDefault="009138DC" w14:paraId="235FB54F" w14:textId="77777777">
                  <w:pPr>
                    <w:tabs>
                      <w:tab w:val="left" w:pos="177"/>
                    </w:tabs>
                    <w:rPr>
                      <w:rFonts w:ascii="Arial" w:hAnsi="Arial" w:cs="Arial"/>
                      <w:sz w:val="20"/>
                      <w:szCs w:val="20"/>
                    </w:rPr>
                  </w:pPr>
                  <w:r w:rsidRPr="006B08B3">
                    <w:rPr>
                      <w:sz w:val="20"/>
                      <w:szCs w:val="20"/>
                    </w:rPr>
                    <w:t>AP Training</w:t>
                  </w:r>
                  <w:r>
                    <w:rPr>
                      <w:sz w:val="20"/>
                      <w:szCs w:val="20"/>
                    </w:rPr>
                    <w:t>,</w:t>
                  </w:r>
                  <w:r w:rsidRPr="006B08B3">
                    <w:rPr>
                      <w:sz w:val="20"/>
                      <w:szCs w:val="20"/>
                    </w:rPr>
                    <w:t xml:space="preserve"> </w:t>
                  </w:r>
                  <w:r w:rsidRPr="00F17220">
                    <w:rPr>
                      <w:sz w:val="20"/>
                      <w:szCs w:val="20"/>
                    </w:rPr>
                    <w:t>Post Training, Post Safety rules</w:t>
                  </w:r>
                </w:p>
              </w:tc>
            </w:tr>
          </w:tbl>
          <w:p w:rsidRPr="005B24C1" w:rsidR="009138DC" w:rsidP="009138DC" w:rsidRDefault="009138DC" w14:paraId="14A9A7B5" w14:textId="77777777">
            <w:pPr>
              <w:ind w:left="132" w:right="17"/>
              <w:jc w:val="center"/>
              <w:rPr>
                <w:noProof/>
              </w:rPr>
            </w:pPr>
          </w:p>
        </w:tc>
        <w:tc>
          <w:tcPr>
            <w:tcW w:w="1800" w:type="dxa"/>
            <w:tcBorders>
              <w:bottom w:val="single" w:color="auto" w:sz="4" w:space="0"/>
            </w:tcBorders>
          </w:tcPr>
          <w:p w:rsidRPr="005F3D62" w:rsidR="009138DC" w:rsidP="009138DC" w:rsidRDefault="00921805" w14:paraId="4B938AF8" w14:textId="1F066F50">
            <w:pPr>
              <w:ind w:left="-108" w:right="-108"/>
              <w:jc w:val="center"/>
              <w:rPr>
                <w:sz w:val="20"/>
                <w:szCs w:val="20"/>
              </w:rPr>
            </w:pPr>
            <w:r>
              <w:rPr>
                <w:noProof/>
                <w:sz w:val="20"/>
                <w:szCs w:val="20"/>
                <w:lang w:eastAsia="en-US"/>
              </w:rPr>
              <w:drawing>
                <wp:inline distT="0" distB="0" distL="0" distR="0" wp14:anchorId="6C3F44CE" wp14:editId="76791ACF">
                  <wp:extent cx="381000" cy="361950"/>
                  <wp:effectExtent l="0" t="0" r="0" b="0"/>
                  <wp:docPr id="1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Pr="005F3D62" w:rsidR="009138DC" w:rsidP="009138DC" w:rsidRDefault="009138DC" w14:paraId="7647191E" w14:textId="77777777">
            <w:pPr>
              <w:ind w:left="-108" w:right="-108"/>
              <w:jc w:val="center"/>
              <w:rPr>
                <w:sz w:val="20"/>
                <w:szCs w:val="20"/>
              </w:rPr>
            </w:pPr>
          </w:p>
          <w:p w:rsidRPr="005F3D62" w:rsidR="009138DC" w:rsidP="009138DC" w:rsidRDefault="00921805" w14:paraId="209B899D" w14:textId="459E3E43">
            <w:pPr>
              <w:ind w:left="-108" w:right="-108"/>
              <w:jc w:val="center"/>
              <w:rPr>
                <w:sz w:val="20"/>
                <w:szCs w:val="20"/>
              </w:rPr>
            </w:pPr>
            <w:r>
              <w:rPr>
                <w:rFonts w:ascii="Arial" w:hAnsi="Arial" w:cs="Arial"/>
                <w:noProof/>
                <w:sz w:val="20"/>
                <w:szCs w:val="20"/>
                <w:lang w:eastAsia="en-US"/>
              </w:rPr>
              <w:drawing>
                <wp:inline distT="0" distB="0" distL="0" distR="0" wp14:anchorId="523F8088" wp14:editId="53C848D0">
                  <wp:extent cx="361950" cy="361950"/>
                  <wp:effectExtent l="0" t="0" r="0" b="0"/>
                  <wp:docPr id="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rsidRPr="000F1207" w:rsidR="009138DC" w:rsidP="009138DC" w:rsidRDefault="009138DC" w14:paraId="09FB0D4D" w14:textId="77777777">
            <w:pPr>
              <w:ind w:left="-108" w:right="-108"/>
              <w:jc w:val="center"/>
              <w:rPr>
                <w:noProof/>
                <w:sz w:val="20"/>
                <w:szCs w:val="20"/>
                <w:lang w:eastAsia="en-US"/>
              </w:rPr>
            </w:pPr>
          </w:p>
        </w:tc>
        <w:tc>
          <w:tcPr>
            <w:tcW w:w="2040" w:type="dxa"/>
            <w:tcBorders>
              <w:bottom w:val="single" w:color="auto" w:sz="4" w:space="0"/>
              <w:right w:val="single" w:color="auto" w:sz="4" w:space="0"/>
            </w:tcBorders>
            <w:vAlign w:val="center"/>
          </w:tcPr>
          <w:p w:rsidRPr="00355F85" w:rsidR="009138DC" w:rsidP="009138DC" w:rsidRDefault="009138DC" w14:paraId="7F39FE76" w14:textId="77777777">
            <w:pPr>
              <w:ind w:left="12" w:hanging="12"/>
              <w:rPr>
                <w:rFonts w:ascii="Arial" w:hAnsi="Arial" w:cs="Arial"/>
                <w:sz w:val="20"/>
                <w:szCs w:val="20"/>
              </w:rPr>
            </w:pPr>
            <w:r w:rsidRPr="00355F85">
              <w:rPr>
                <w:rFonts w:ascii="Arial" w:hAnsi="Arial" w:cs="Arial"/>
                <w:sz w:val="20"/>
                <w:szCs w:val="20"/>
              </w:rPr>
              <w:t>Risk of metal shavings in eye or cut by metal shavings.  Hand injury risk if not careful when operating machine.</w:t>
            </w:r>
          </w:p>
        </w:tc>
        <w:tc>
          <w:tcPr>
            <w:tcW w:w="4320" w:type="dxa"/>
            <w:tcBorders>
              <w:left w:val="single" w:color="auto" w:sz="4" w:space="0"/>
              <w:bottom w:val="single" w:color="auto" w:sz="4" w:space="0"/>
              <w:right w:val="single" w:color="auto" w:sz="4" w:space="0"/>
            </w:tcBorders>
            <w:vAlign w:val="center"/>
          </w:tcPr>
          <w:p w:rsidRPr="00204BF3" w:rsidR="009138DC" w:rsidP="009138DC" w:rsidRDefault="009138DC" w14:paraId="6EE3FD9C" w14:textId="77777777">
            <w:pPr>
              <w:tabs>
                <w:tab w:val="left" w:pos="177"/>
              </w:tabs>
              <w:ind w:firstLine="12"/>
              <w:jc w:val="center"/>
              <w:rPr>
                <w:rFonts w:ascii="Arial" w:hAnsi="Arial" w:cs="Arial"/>
                <w:b/>
                <w:color w:val="FF0000"/>
                <w:sz w:val="20"/>
                <w:szCs w:val="20"/>
              </w:rPr>
            </w:pPr>
            <w:r w:rsidRPr="00204BF3">
              <w:rPr>
                <w:rFonts w:ascii="Arial" w:hAnsi="Arial" w:cs="Arial"/>
                <w:b/>
                <w:color w:val="FF0000"/>
                <w:sz w:val="20"/>
                <w:szCs w:val="20"/>
              </w:rPr>
              <w:t>Certification is required to operate</w:t>
            </w:r>
          </w:p>
          <w:p w:rsidRPr="00204BF3" w:rsidR="009138DC" w:rsidP="009138DC" w:rsidRDefault="009138DC" w14:paraId="3B85368B" w14:textId="77777777">
            <w:pPr>
              <w:tabs>
                <w:tab w:val="left" w:pos="177"/>
              </w:tabs>
              <w:ind w:firstLine="12"/>
              <w:jc w:val="center"/>
              <w:rPr>
                <w:rFonts w:ascii="Arial" w:hAnsi="Arial" w:cs="Arial"/>
                <w:b/>
                <w:color w:val="FF0000"/>
                <w:sz w:val="20"/>
                <w:szCs w:val="20"/>
              </w:rPr>
            </w:pPr>
            <w:r w:rsidRPr="00FB7B04">
              <w:rPr>
                <w:rFonts w:ascii="Arial" w:hAnsi="Arial" w:cs="Arial"/>
                <w:sz w:val="20"/>
                <w:szCs w:val="20"/>
              </w:rPr>
              <w:t>Wear PPE as required.  Make sure work</w:t>
            </w:r>
            <w:r>
              <w:rPr>
                <w:rFonts w:ascii="Arial" w:hAnsi="Arial" w:cs="Arial"/>
                <w:sz w:val="20"/>
                <w:szCs w:val="20"/>
              </w:rPr>
              <w:t>,</w:t>
            </w:r>
            <w:r w:rsidRPr="00FB7B04">
              <w:rPr>
                <w:rFonts w:ascii="Arial" w:hAnsi="Arial" w:cs="Arial"/>
                <w:sz w:val="20"/>
                <w:szCs w:val="20"/>
              </w:rPr>
              <w:t xml:space="preserve"> cutting tools </w:t>
            </w:r>
            <w:r>
              <w:rPr>
                <w:rFonts w:ascii="Arial" w:hAnsi="Arial" w:cs="Arial"/>
                <w:sz w:val="20"/>
                <w:szCs w:val="20"/>
              </w:rPr>
              <w:t xml:space="preserve">and other attachments </w:t>
            </w:r>
            <w:r w:rsidRPr="00FB7B04">
              <w:rPr>
                <w:rFonts w:ascii="Arial" w:hAnsi="Arial" w:cs="Arial"/>
                <w:sz w:val="20"/>
                <w:szCs w:val="20"/>
              </w:rPr>
              <w:t>are secure.  Set feed/speed according to consigne.</w:t>
            </w:r>
          </w:p>
        </w:tc>
        <w:tc>
          <w:tcPr>
            <w:tcW w:w="1560" w:type="dxa"/>
            <w:tcBorders>
              <w:left w:val="single" w:color="auto" w:sz="4" w:space="0"/>
              <w:bottom w:val="single" w:color="auto" w:sz="4" w:space="0"/>
              <w:right w:val="single" w:color="auto" w:sz="4" w:space="0"/>
            </w:tcBorders>
            <w:vAlign w:val="center"/>
          </w:tcPr>
          <w:p w:rsidRPr="00FB7B04" w:rsidR="009138DC" w:rsidP="009138DC" w:rsidRDefault="009138DC" w14:paraId="008A497E" w14:textId="26AC00CC">
            <w:pPr>
              <w:tabs>
                <w:tab w:val="left" w:pos="177"/>
              </w:tabs>
              <w:rPr>
                <w:rFonts w:ascii="Arial" w:hAnsi="Arial" w:cs="Arial"/>
                <w:sz w:val="20"/>
                <w:szCs w:val="20"/>
              </w:rPr>
            </w:pPr>
            <w:r w:rsidRPr="00FB7B04">
              <w:rPr>
                <w:rFonts w:ascii="Arial" w:hAnsi="Arial" w:cs="Arial"/>
                <w:sz w:val="20"/>
                <w:szCs w:val="20"/>
              </w:rPr>
              <w:t>Apply practical knowledge and lessons from AP!</w:t>
            </w:r>
            <w:r w:rsidR="00921805">
              <w:rPr>
                <w:noProof/>
              </w:rPr>
              <mc:AlternateContent>
                <mc:Choice Requires="wps">
                  <w:drawing>
                    <wp:anchor distT="4294967292" distB="4294967292" distL="114296" distR="114296" simplePos="0" relativeHeight="251658286" behindDoc="0" locked="0" layoutInCell="1" allowOverlap="1" wp14:anchorId="0F1EF6F9" wp14:editId="25116066">
                      <wp:simplePos x="0" y="0"/>
                      <wp:positionH relativeFrom="column">
                        <wp:posOffset>-4750436</wp:posOffset>
                      </wp:positionH>
                      <wp:positionV relativeFrom="paragraph">
                        <wp:posOffset>457199</wp:posOffset>
                      </wp:positionV>
                      <wp:extent cx="0" cy="0"/>
                      <wp:effectExtent l="0" t="0" r="0" b="0"/>
                      <wp:wrapNone/>
                      <wp:docPr id="585552602" name="Line 5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EEC6C3">
                    <v:line id="Line 5850" style="position:absolute;z-index:49;visibility:visible;mso-wrap-style:square;mso-width-percent:0;mso-height-percent:0;mso-wrap-distance-left:3.17489mm;mso-wrap-distance-top:-1e-4mm;mso-wrap-distance-right:3.17489mm;mso-wrap-distance-bottom:-1e-4mm;mso-position-horizontal:absolute;mso-position-horizontal-relative:text;mso-position-vertical:absolute;mso-position-vertical-relative:text;mso-width-percent:0;mso-height-percent:0;mso-width-relative:page;mso-height-relative:page" o:spid="_x0000_s1026" stroked="f" from="-374.05pt,36pt" to="-374.05pt,36pt" w14:anchorId="756066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"/>
                  </w:pict>
                </mc:Fallback>
              </mc:AlternateContent>
            </w:r>
          </w:p>
        </w:tc>
        <w:tc>
          <w:tcPr>
            <w:tcW w:w="2760" w:type="dxa"/>
            <w:tcBorders>
              <w:left w:val="single" w:color="auto" w:sz="4" w:space="0"/>
              <w:bottom w:val="single" w:color="auto" w:sz="4" w:space="0"/>
              <w:right w:val="single" w:color="auto" w:sz="4" w:space="0"/>
            </w:tcBorders>
            <w:vAlign w:val="center"/>
          </w:tcPr>
          <w:p w:rsidRPr="006B08B3" w:rsidR="009138DC" w:rsidP="009138DC" w:rsidRDefault="009138DC" w14:paraId="543215D4" w14:textId="77777777">
            <w:pPr>
              <w:tabs>
                <w:tab w:val="left" w:pos="177"/>
              </w:tabs>
              <w:rPr>
                <w:sz w:val="20"/>
                <w:szCs w:val="20"/>
              </w:rPr>
            </w:pPr>
            <w:r w:rsidRPr="006B08B3">
              <w:rPr>
                <w:sz w:val="20"/>
                <w:szCs w:val="20"/>
              </w:rPr>
              <w:t>AP Training</w:t>
            </w:r>
            <w:r>
              <w:rPr>
                <w:sz w:val="20"/>
                <w:szCs w:val="20"/>
              </w:rPr>
              <w:t>,</w:t>
            </w:r>
            <w:r w:rsidRPr="006B08B3">
              <w:rPr>
                <w:sz w:val="20"/>
                <w:szCs w:val="20"/>
              </w:rPr>
              <w:t xml:space="preserve"> </w:t>
            </w:r>
            <w:r w:rsidRPr="00F17220">
              <w:rPr>
                <w:sz w:val="20"/>
                <w:szCs w:val="20"/>
              </w:rPr>
              <w:t>Post Training, Post Safety rules</w:t>
            </w:r>
          </w:p>
        </w:tc>
        <w:tc>
          <w:tcPr>
            <w:tcW w:w="3120" w:type="dxa"/>
            <w:tcBorders>
              <w:top w:val="nil"/>
              <w:left w:val="single" w:color="auto" w:sz="4" w:space="0"/>
              <w:bottom w:val="nil"/>
              <w:right w:val="nil"/>
            </w:tcBorders>
            <w:vAlign w:val="center"/>
          </w:tcPr>
          <w:p w:rsidR="009138DC" w:rsidP="009138DC" w:rsidRDefault="009138DC" w14:paraId="207C428E" w14:textId="77777777">
            <w:pPr>
              <w:tabs>
                <w:tab w:val="left" w:pos="177"/>
              </w:tabs>
              <w:ind w:left="-108"/>
              <w:jc w:val="center"/>
              <w:rPr>
                <w:rFonts w:ascii="Arial" w:hAnsi="Arial" w:cs="Arial"/>
                <w:b/>
                <w:sz w:val="32"/>
                <w:szCs w:val="32"/>
              </w:rPr>
            </w:pPr>
          </w:p>
        </w:tc>
        <w:tc>
          <w:tcPr>
            <w:tcW w:w="1440" w:type="dxa"/>
            <w:tcBorders>
              <w:top w:val="nil"/>
              <w:left w:val="nil"/>
              <w:bottom w:val="nil"/>
              <w:right w:val="nil"/>
            </w:tcBorders>
          </w:tcPr>
          <w:p w:rsidRPr="00E94B3D" w:rsidR="009138DC" w:rsidP="009138DC" w:rsidRDefault="009138DC" w14:paraId="5A120D0A" w14:textId="77777777">
            <w:pPr>
              <w:jc w:val="center"/>
            </w:pPr>
          </w:p>
        </w:tc>
      </w:tr>
      <w:tr w:rsidR="009138DC" w14:paraId="61C6030B" w14:textId="77777777">
        <w:trPr>
          <w:cantSplit/>
          <w:trHeight w:val="791"/>
        </w:trPr>
        <w:tc>
          <w:tcPr>
            <w:tcW w:w="3720" w:type="dxa"/>
            <w:tcBorders>
              <w:bottom w:val="single" w:color="auto" w:sz="4" w:space="0"/>
            </w:tcBorders>
            <w:vAlign w:val="center"/>
          </w:tcPr>
          <w:p w:rsidR="009138DC" w:rsidP="009138DC" w:rsidRDefault="00921805" w14:paraId="4ECF2373" w14:textId="5E8E93AE">
            <w:pPr>
              <w:ind w:left="132" w:right="17"/>
              <w:rPr>
                <w:noProof/>
              </w:rPr>
            </w:pPr>
            <w:r>
              <w:rPr>
                <w:noProof/>
              </w:rPr>
              <w:drawing>
                <wp:inline distT="0" distB="0" distL="0" distR="0" wp14:anchorId="6932B83F" wp14:editId="59990DD1">
                  <wp:extent cx="2228850" cy="1600200"/>
                  <wp:effectExtent l="0" t="0" r="0" b="0"/>
                  <wp:docPr id="1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8850" cy="1600200"/>
                          </a:xfrm>
                          <a:prstGeom prst="rect">
                            <a:avLst/>
                          </a:prstGeom>
                          <a:noFill/>
                          <a:ln>
                            <a:noFill/>
                          </a:ln>
                        </pic:spPr>
                      </pic:pic>
                    </a:graphicData>
                  </a:graphic>
                </wp:inline>
              </w:drawing>
            </w:r>
          </w:p>
          <w:p w:rsidRPr="005B24C1" w:rsidR="009138DC" w:rsidP="003B2918" w:rsidRDefault="003B2918" w14:paraId="7B8FC5CC" w14:textId="77777777">
            <w:pPr>
              <w:ind w:left="132" w:right="17" w:firstLine="12"/>
              <w:rPr>
                <w:noProof/>
              </w:rPr>
            </w:pPr>
            <w:r w:rsidRPr="003B2918">
              <w:rPr>
                <w:rFonts w:ascii="Arial" w:hAnsi="Arial" w:cs="Arial"/>
                <w:b/>
              </w:rPr>
              <w:t>Surface Grinder</w:t>
            </w:r>
          </w:p>
        </w:tc>
        <w:tc>
          <w:tcPr>
            <w:tcW w:w="1800" w:type="dxa"/>
            <w:tcBorders>
              <w:bottom w:val="single" w:color="auto" w:sz="4" w:space="0"/>
            </w:tcBorders>
          </w:tcPr>
          <w:p w:rsidRPr="005F3D62" w:rsidR="003B2918" w:rsidP="003B2918" w:rsidRDefault="00921805" w14:paraId="55A4124D" w14:textId="6AA7C9FC">
            <w:pPr>
              <w:ind w:left="-108" w:right="-108"/>
              <w:jc w:val="center"/>
              <w:rPr>
                <w:sz w:val="20"/>
                <w:szCs w:val="20"/>
              </w:rPr>
            </w:pPr>
            <w:r>
              <w:rPr>
                <w:noProof/>
                <w:sz w:val="20"/>
                <w:szCs w:val="20"/>
                <w:lang w:eastAsia="en-US"/>
              </w:rPr>
              <w:drawing>
                <wp:inline distT="0" distB="0" distL="0" distR="0" wp14:anchorId="59D336BB" wp14:editId="1345750A">
                  <wp:extent cx="381000" cy="361950"/>
                  <wp:effectExtent l="0" t="0" r="0" b="0"/>
                  <wp:docPr id="1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Pr="005F3D62" w:rsidR="003B2918" w:rsidP="003B2918" w:rsidRDefault="003B2918" w14:paraId="125F0318" w14:textId="77777777">
            <w:pPr>
              <w:ind w:left="-108" w:right="-108"/>
              <w:jc w:val="center"/>
              <w:rPr>
                <w:sz w:val="20"/>
                <w:szCs w:val="20"/>
              </w:rPr>
            </w:pPr>
          </w:p>
          <w:p w:rsidRPr="005F3D62" w:rsidR="003B2918" w:rsidP="003B2918" w:rsidRDefault="00921805" w14:paraId="62067181" w14:textId="29599624">
            <w:pPr>
              <w:ind w:left="-108" w:right="-108"/>
              <w:jc w:val="center"/>
              <w:rPr>
                <w:sz w:val="20"/>
                <w:szCs w:val="20"/>
              </w:rPr>
            </w:pPr>
            <w:r>
              <w:rPr>
                <w:rFonts w:ascii="Arial" w:hAnsi="Arial" w:cs="Arial"/>
                <w:noProof/>
                <w:sz w:val="20"/>
                <w:szCs w:val="20"/>
                <w:lang w:eastAsia="en-US"/>
              </w:rPr>
              <w:drawing>
                <wp:inline distT="0" distB="0" distL="0" distR="0" wp14:anchorId="16E788B7" wp14:editId="5976459E">
                  <wp:extent cx="361950" cy="361950"/>
                  <wp:effectExtent l="0" t="0" r="0" b="0"/>
                  <wp:docPr id="1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rsidRPr="000F1207" w:rsidR="009138DC" w:rsidP="009138DC" w:rsidRDefault="009138DC" w14:paraId="2C3D4E23" w14:textId="77777777">
            <w:pPr>
              <w:ind w:left="-108" w:right="-108"/>
              <w:jc w:val="center"/>
              <w:rPr>
                <w:noProof/>
                <w:sz w:val="20"/>
                <w:szCs w:val="20"/>
                <w:lang w:eastAsia="en-US"/>
              </w:rPr>
            </w:pPr>
          </w:p>
        </w:tc>
        <w:tc>
          <w:tcPr>
            <w:tcW w:w="2040" w:type="dxa"/>
            <w:tcBorders>
              <w:bottom w:val="single" w:color="auto" w:sz="4" w:space="0"/>
              <w:right w:val="single" w:color="auto" w:sz="4" w:space="0"/>
            </w:tcBorders>
            <w:vAlign w:val="center"/>
          </w:tcPr>
          <w:p w:rsidRPr="00355F85" w:rsidR="009138DC" w:rsidP="009138DC" w:rsidRDefault="003B2918" w14:paraId="46EB5A40" w14:textId="77777777">
            <w:pPr>
              <w:ind w:left="12" w:hanging="12"/>
              <w:rPr>
                <w:rFonts w:ascii="Arial" w:hAnsi="Arial" w:cs="Arial"/>
                <w:sz w:val="20"/>
                <w:szCs w:val="20"/>
              </w:rPr>
            </w:pPr>
            <w:r w:rsidRPr="00355F85">
              <w:rPr>
                <w:rFonts w:ascii="Arial" w:hAnsi="Arial" w:cs="Arial"/>
                <w:sz w:val="20"/>
                <w:szCs w:val="20"/>
              </w:rPr>
              <w:t>Risk of metal shavings in eye or cut by metal shavings.  Hand injury risk if not careful when operating machine</w:t>
            </w:r>
          </w:p>
        </w:tc>
        <w:tc>
          <w:tcPr>
            <w:tcW w:w="4320" w:type="dxa"/>
            <w:tcBorders>
              <w:left w:val="single" w:color="auto" w:sz="4" w:space="0"/>
              <w:bottom w:val="single" w:color="auto" w:sz="4" w:space="0"/>
              <w:right w:val="single" w:color="auto" w:sz="4" w:space="0"/>
            </w:tcBorders>
            <w:vAlign w:val="center"/>
          </w:tcPr>
          <w:p w:rsidRPr="00204BF3" w:rsidR="003B2918" w:rsidP="003B2918" w:rsidRDefault="003B2918" w14:paraId="4DF2124E" w14:textId="77777777">
            <w:pPr>
              <w:tabs>
                <w:tab w:val="left" w:pos="177"/>
              </w:tabs>
              <w:ind w:firstLine="12"/>
              <w:jc w:val="center"/>
              <w:rPr>
                <w:rFonts w:ascii="Arial" w:hAnsi="Arial" w:cs="Arial"/>
                <w:b/>
                <w:color w:val="FF0000"/>
                <w:sz w:val="20"/>
                <w:szCs w:val="20"/>
              </w:rPr>
            </w:pPr>
            <w:r w:rsidRPr="00204BF3">
              <w:rPr>
                <w:rFonts w:ascii="Arial" w:hAnsi="Arial" w:cs="Arial"/>
                <w:b/>
                <w:color w:val="FF0000"/>
                <w:sz w:val="20"/>
                <w:szCs w:val="20"/>
              </w:rPr>
              <w:t>Certification is required to operate</w:t>
            </w:r>
          </w:p>
          <w:p w:rsidRPr="00204BF3" w:rsidR="009138DC" w:rsidP="003B2918" w:rsidRDefault="003B2918" w14:paraId="5AB517FF" w14:textId="77777777">
            <w:pPr>
              <w:tabs>
                <w:tab w:val="left" w:pos="177"/>
              </w:tabs>
              <w:ind w:firstLine="12"/>
              <w:jc w:val="center"/>
              <w:rPr>
                <w:rFonts w:ascii="Arial" w:hAnsi="Arial" w:cs="Arial"/>
                <w:b/>
                <w:color w:val="FF0000"/>
                <w:sz w:val="20"/>
                <w:szCs w:val="20"/>
              </w:rPr>
            </w:pPr>
            <w:r w:rsidRPr="00FB7B04">
              <w:rPr>
                <w:rFonts w:ascii="Arial" w:hAnsi="Arial" w:cs="Arial"/>
                <w:sz w:val="20"/>
                <w:szCs w:val="20"/>
              </w:rPr>
              <w:t>Wear PPE as required.  Make sure work</w:t>
            </w:r>
            <w:r>
              <w:rPr>
                <w:rFonts w:ascii="Arial" w:hAnsi="Arial" w:cs="Arial"/>
                <w:sz w:val="20"/>
                <w:szCs w:val="20"/>
              </w:rPr>
              <w:t>,</w:t>
            </w:r>
            <w:r w:rsidRPr="00FB7B04">
              <w:rPr>
                <w:rFonts w:ascii="Arial" w:hAnsi="Arial" w:cs="Arial"/>
                <w:sz w:val="20"/>
                <w:szCs w:val="20"/>
              </w:rPr>
              <w:t xml:space="preserve"> cutting tools </w:t>
            </w:r>
            <w:r>
              <w:rPr>
                <w:rFonts w:ascii="Arial" w:hAnsi="Arial" w:cs="Arial"/>
                <w:sz w:val="20"/>
                <w:szCs w:val="20"/>
              </w:rPr>
              <w:t xml:space="preserve">and other attachments </w:t>
            </w:r>
            <w:r w:rsidRPr="00FB7B04">
              <w:rPr>
                <w:rFonts w:ascii="Arial" w:hAnsi="Arial" w:cs="Arial"/>
                <w:sz w:val="20"/>
                <w:szCs w:val="20"/>
              </w:rPr>
              <w:t>are secure.  Set feed/speed according to consigne.</w:t>
            </w:r>
          </w:p>
        </w:tc>
        <w:tc>
          <w:tcPr>
            <w:tcW w:w="1560" w:type="dxa"/>
            <w:tcBorders>
              <w:left w:val="single" w:color="auto" w:sz="4" w:space="0"/>
              <w:bottom w:val="single" w:color="auto" w:sz="4" w:space="0"/>
              <w:right w:val="single" w:color="auto" w:sz="4" w:space="0"/>
            </w:tcBorders>
            <w:vAlign w:val="center"/>
          </w:tcPr>
          <w:p w:rsidRPr="00FB7B04" w:rsidR="009138DC" w:rsidP="009138DC" w:rsidRDefault="003B2918" w14:paraId="70666D6C" w14:textId="77777777">
            <w:pPr>
              <w:tabs>
                <w:tab w:val="left" w:pos="177"/>
              </w:tabs>
              <w:rPr>
                <w:rFonts w:ascii="Arial" w:hAnsi="Arial" w:cs="Arial"/>
                <w:sz w:val="20"/>
                <w:szCs w:val="20"/>
              </w:rPr>
            </w:pPr>
            <w:r w:rsidRPr="00FB7B04">
              <w:rPr>
                <w:rFonts w:ascii="Arial" w:hAnsi="Arial" w:cs="Arial"/>
                <w:sz w:val="20"/>
                <w:szCs w:val="20"/>
              </w:rPr>
              <w:t>Apply practical knowledge and lessons from AP!</w:t>
            </w:r>
          </w:p>
        </w:tc>
        <w:tc>
          <w:tcPr>
            <w:tcW w:w="2760" w:type="dxa"/>
            <w:tcBorders>
              <w:left w:val="single" w:color="auto" w:sz="4" w:space="0"/>
              <w:bottom w:val="single" w:color="auto" w:sz="4" w:space="0"/>
              <w:right w:val="single" w:color="auto" w:sz="4" w:space="0"/>
            </w:tcBorders>
            <w:vAlign w:val="center"/>
          </w:tcPr>
          <w:p w:rsidRPr="006B08B3" w:rsidR="009138DC" w:rsidP="009138DC" w:rsidRDefault="003B2918" w14:paraId="2480B5A2" w14:textId="77777777">
            <w:pPr>
              <w:tabs>
                <w:tab w:val="left" w:pos="177"/>
              </w:tabs>
              <w:rPr>
                <w:sz w:val="20"/>
                <w:szCs w:val="20"/>
              </w:rPr>
            </w:pPr>
            <w:r w:rsidRPr="006B08B3">
              <w:rPr>
                <w:sz w:val="20"/>
                <w:szCs w:val="20"/>
              </w:rPr>
              <w:t>AP Training</w:t>
            </w:r>
            <w:r>
              <w:rPr>
                <w:sz w:val="20"/>
                <w:szCs w:val="20"/>
              </w:rPr>
              <w:t>,</w:t>
            </w:r>
            <w:r w:rsidRPr="006B08B3">
              <w:rPr>
                <w:sz w:val="20"/>
                <w:szCs w:val="20"/>
              </w:rPr>
              <w:t xml:space="preserve"> </w:t>
            </w:r>
            <w:r w:rsidRPr="00F17220">
              <w:rPr>
                <w:sz w:val="20"/>
                <w:szCs w:val="20"/>
              </w:rPr>
              <w:t>Post Training, Post Safety rules</w:t>
            </w:r>
          </w:p>
        </w:tc>
        <w:tc>
          <w:tcPr>
            <w:tcW w:w="3120" w:type="dxa"/>
            <w:tcBorders>
              <w:top w:val="nil"/>
              <w:left w:val="single" w:color="auto" w:sz="4" w:space="0"/>
              <w:bottom w:val="nil"/>
              <w:right w:val="nil"/>
            </w:tcBorders>
            <w:vAlign w:val="center"/>
          </w:tcPr>
          <w:p w:rsidR="009138DC" w:rsidP="009138DC" w:rsidRDefault="009138DC" w14:paraId="78C4C2D1" w14:textId="77777777">
            <w:pPr>
              <w:tabs>
                <w:tab w:val="left" w:pos="177"/>
              </w:tabs>
              <w:ind w:left="-108"/>
              <w:jc w:val="center"/>
              <w:rPr>
                <w:rFonts w:ascii="Arial" w:hAnsi="Arial" w:cs="Arial"/>
                <w:b/>
                <w:sz w:val="32"/>
                <w:szCs w:val="32"/>
              </w:rPr>
            </w:pPr>
          </w:p>
        </w:tc>
        <w:tc>
          <w:tcPr>
            <w:tcW w:w="1440" w:type="dxa"/>
            <w:tcBorders>
              <w:top w:val="nil"/>
              <w:left w:val="nil"/>
              <w:bottom w:val="nil"/>
              <w:right w:val="nil"/>
            </w:tcBorders>
          </w:tcPr>
          <w:p w:rsidRPr="00E94B3D" w:rsidR="009138DC" w:rsidP="009138DC" w:rsidRDefault="009138DC" w14:paraId="2F72CA42" w14:textId="77777777">
            <w:pPr>
              <w:jc w:val="center"/>
            </w:pPr>
          </w:p>
        </w:tc>
      </w:tr>
      <w:tr w:rsidR="009138DC" w14:paraId="4409EDF5" w14:textId="77777777">
        <w:trPr>
          <w:cantSplit/>
          <w:trHeight w:val="791"/>
        </w:trPr>
        <w:tc>
          <w:tcPr>
            <w:tcW w:w="3720" w:type="dxa"/>
            <w:tcBorders>
              <w:bottom w:val="single" w:color="auto" w:sz="4" w:space="0"/>
            </w:tcBorders>
            <w:vAlign w:val="center"/>
          </w:tcPr>
          <w:p w:rsidRPr="005B24C1" w:rsidR="009138DC" w:rsidP="009138DC" w:rsidRDefault="00921805" w14:paraId="046F9843" w14:textId="7986AFC8">
            <w:pPr>
              <w:ind w:left="132" w:right="17"/>
              <w:jc w:val="center"/>
              <w:rPr>
                <w:noProof/>
              </w:rPr>
            </w:pPr>
            <w:r>
              <w:rPr>
                <w:noProof/>
              </w:rPr>
              <w:drawing>
                <wp:inline distT="0" distB="0" distL="0" distR="0" wp14:anchorId="4B7493B8" wp14:editId="17775F8B">
                  <wp:extent cx="2219325" cy="1190625"/>
                  <wp:effectExtent l="0" t="0" r="0" b="0"/>
                  <wp:docPr id="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19325" cy="1190625"/>
                          </a:xfrm>
                          <a:prstGeom prst="rect">
                            <a:avLst/>
                          </a:prstGeom>
                          <a:noFill/>
                          <a:ln>
                            <a:noFill/>
                          </a:ln>
                        </pic:spPr>
                      </pic:pic>
                    </a:graphicData>
                  </a:graphic>
                </wp:inline>
              </w:drawing>
            </w:r>
          </w:p>
          <w:p w:rsidR="009138DC" w:rsidP="009138DC" w:rsidRDefault="009138DC" w14:paraId="4830FEF5" w14:textId="77777777">
            <w:pPr>
              <w:ind w:left="132" w:right="17"/>
              <w:jc w:val="center"/>
              <w:rPr>
                <w:rFonts w:ascii="Arial" w:hAnsi="Arial" w:cs="Arial"/>
                <w:b/>
              </w:rPr>
            </w:pPr>
            <w:r>
              <w:rPr>
                <w:rFonts w:ascii="Arial" w:hAnsi="Arial" w:cs="Arial"/>
                <w:b/>
              </w:rPr>
              <w:t>Drill Press</w:t>
            </w:r>
          </w:p>
        </w:tc>
        <w:tc>
          <w:tcPr>
            <w:tcW w:w="1800" w:type="dxa"/>
            <w:tcBorders>
              <w:bottom w:val="single" w:color="auto" w:sz="4" w:space="0"/>
            </w:tcBorders>
          </w:tcPr>
          <w:p w:rsidR="009138DC" w:rsidP="009138DC" w:rsidRDefault="00921805" w14:paraId="1AB1D4D3" w14:textId="7FB6F8BC">
            <w:pPr>
              <w:ind w:left="-108" w:right="-108"/>
              <w:jc w:val="center"/>
              <w:rPr>
                <w:rFonts w:ascii="Arial" w:hAnsi="Arial" w:cs="Arial"/>
                <w:sz w:val="20"/>
                <w:szCs w:val="20"/>
              </w:rPr>
            </w:pPr>
            <w:r>
              <w:rPr>
                <w:rFonts w:ascii="Arial" w:hAnsi="Arial" w:cs="Arial"/>
                <w:noProof/>
                <w:sz w:val="20"/>
                <w:szCs w:val="20"/>
                <w:lang w:eastAsia="en-US"/>
              </w:rPr>
              <w:drawing>
                <wp:inline distT="0" distB="0" distL="0" distR="0" wp14:anchorId="5253DF5F" wp14:editId="164F6A8A">
                  <wp:extent cx="361950" cy="361950"/>
                  <wp:effectExtent l="0" t="0" r="0" b="0"/>
                  <wp:docPr id="19"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rsidRPr="005F3D62" w:rsidR="009138DC" w:rsidP="009138DC" w:rsidRDefault="00921805" w14:paraId="333E51A2" w14:textId="20CD9085">
            <w:pPr>
              <w:ind w:left="-108" w:right="-108"/>
              <w:jc w:val="center"/>
              <w:rPr>
                <w:sz w:val="20"/>
                <w:szCs w:val="20"/>
              </w:rPr>
            </w:pPr>
            <w:r>
              <w:rPr>
                <w:noProof/>
                <w:sz w:val="20"/>
                <w:szCs w:val="20"/>
                <w:lang w:eastAsia="en-US"/>
              </w:rPr>
              <w:drawing>
                <wp:inline distT="0" distB="0" distL="0" distR="0" wp14:anchorId="76AD1E11" wp14:editId="1D6758FC">
                  <wp:extent cx="381000" cy="361950"/>
                  <wp:effectExtent l="0" t="0" r="0" b="0"/>
                  <wp:docPr id="20" name="Picture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tc>
        <w:tc>
          <w:tcPr>
            <w:tcW w:w="2040" w:type="dxa"/>
            <w:tcBorders>
              <w:bottom w:val="single" w:color="auto" w:sz="4" w:space="0"/>
              <w:right w:val="single" w:color="auto" w:sz="4" w:space="0"/>
            </w:tcBorders>
            <w:vAlign w:val="center"/>
          </w:tcPr>
          <w:p w:rsidRPr="005F3D62" w:rsidR="009138DC" w:rsidP="009138DC" w:rsidRDefault="009138DC" w14:paraId="78CE896B" w14:textId="77777777">
            <w:pPr>
              <w:ind w:left="12" w:hanging="12"/>
              <w:rPr>
                <w:rFonts w:ascii="Arial" w:hAnsi="Arial" w:cs="Arial"/>
                <w:sz w:val="20"/>
                <w:szCs w:val="20"/>
              </w:rPr>
            </w:pPr>
            <w:r w:rsidRPr="00355F85">
              <w:rPr>
                <w:rFonts w:ascii="Arial" w:hAnsi="Arial" w:cs="Arial"/>
                <w:sz w:val="20"/>
                <w:szCs w:val="20"/>
              </w:rPr>
              <w:t>Risk of metal shavings in eye or cut by metal shavings.  Hand injury risk if not careful when operating machine.</w:t>
            </w:r>
          </w:p>
        </w:tc>
        <w:tc>
          <w:tcPr>
            <w:tcW w:w="4320" w:type="dxa"/>
            <w:tcBorders>
              <w:left w:val="single" w:color="auto" w:sz="4" w:space="0"/>
              <w:bottom w:val="single" w:color="auto" w:sz="4" w:space="0"/>
              <w:right w:val="single" w:color="auto" w:sz="4" w:space="0"/>
            </w:tcBorders>
            <w:vAlign w:val="center"/>
          </w:tcPr>
          <w:p w:rsidRPr="00204BF3" w:rsidR="009138DC" w:rsidP="009138DC" w:rsidRDefault="009138DC" w14:paraId="267AB859" w14:textId="77777777">
            <w:pPr>
              <w:tabs>
                <w:tab w:val="left" w:pos="177"/>
              </w:tabs>
              <w:ind w:firstLine="12"/>
              <w:jc w:val="center"/>
              <w:rPr>
                <w:rFonts w:ascii="Arial" w:hAnsi="Arial" w:cs="Arial"/>
                <w:b/>
                <w:noProof/>
                <w:color w:val="FF0000"/>
                <w:sz w:val="20"/>
                <w:szCs w:val="20"/>
              </w:rPr>
            </w:pPr>
            <w:r w:rsidRPr="00204BF3">
              <w:rPr>
                <w:rFonts w:ascii="Arial" w:hAnsi="Arial" w:cs="Arial"/>
                <w:b/>
                <w:noProof/>
                <w:color w:val="FF0000"/>
                <w:sz w:val="20"/>
                <w:szCs w:val="20"/>
              </w:rPr>
              <w:t>Certification is required to operate</w:t>
            </w:r>
          </w:p>
          <w:p w:rsidRPr="00FB7B04" w:rsidR="009138DC" w:rsidP="009138DC" w:rsidRDefault="009138DC" w14:paraId="4CFEE627" w14:textId="77777777">
            <w:pPr>
              <w:tabs>
                <w:tab w:val="left" w:pos="177"/>
              </w:tabs>
              <w:ind w:firstLine="12"/>
              <w:jc w:val="center"/>
              <w:rPr>
                <w:rFonts w:ascii="Arial" w:hAnsi="Arial" w:cs="Arial"/>
                <w:noProof/>
                <w:sz w:val="20"/>
                <w:szCs w:val="20"/>
              </w:rPr>
            </w:pPr>
            <w:r w:rsidRPr="00FB7B04">
              <w:rPr>
                <w:rFonts w:ascii="Arial" w:hAnsi="Arial" w:cs="Arial"/>
                <w:noProof/>
                <w:sz w:val="20"/>
                <w:szCs w:val="20"/>
              </w:rPr>
              <w:t>Wear PPE as required.  Make sure work</w:t>
            </w:r>
            <w:r>
              <w:rPr>
                <w:rFonts w:ascii="Arial" w:hAnsi="Arial" w:cs="Arial"/>
                <w:noProof/>
                <w:sz w:val="20"/>
                <w:szCs w:val="20"/>
              </w:rPr>
              <w:t>,</w:t>
            </w:r>
            <w:r w:rsidRPr="00FB7B04">
              <w:rPr>
                <w:rFonts w:ascii="Arial" w:hAnsi="Arial" w:cs="Arial"/>
                <w:noProof/>
                <w:sz w:val="20"/>
                <w:szCs w:val="20"/>
              </w:rPr>
              <w:t xml:space="preserve"> cutting tools </w:t>
            </w:r>
            <w:r>
              <w:rPr>
                <w:rFonts w:ascii="Arial" w:hAnsi="Arial" w:cs="Arial"/>
                <w:noProof/>
                <w:sz w:val="20"/>
                <w:szCs w:val="20"/>
              </w:rPr>
              <w:t xml:space="preserve">and other attachments </w:t>
            </w:r>
            <w:r w:rsidRPr="00FB7B04">
              <w:rPr>
                <w:rFonts w:ascii="Arial" w:hAnsi="Arial" w:cs="Arial"/>
                <w:noProof/>
                <w:sz w:val="20"/>
                <w:szCs w:val="20"/>
              </w:rPr>
              <w:t>are secure.  Set feed/speed according to consigne.</w:t>
            </w:r>
          </w:p>
        </w:tc>
        <w:tc>
          <w:tcPr>
            <w:tcW w:w="1560" w:type="dxa"/>
            <w:tcBorders>
              <w:left w:val="single" w:color="auto" w:sz="4" w:space="0"/>
              <w:bottom w:val="single" w:color="auto" w:sz="4" w:space="0"/>
              <w:right w:val="single" w:color="auto" w:sz="4" w:space="0"/>
            </w:tcBorders>
            <w:vAlign w:val="center"/>
          </w:tcPr>
          <w:p w:rsidRPr="00FB7B04" w:rsidR="009138DC" w:rsidP="009138DC" w:rsidRDefault="009138DC" w14:paraId="69D04C5E" w14:textId="77777777">
            <w:pPr>
              <w:tabs>
                <w:tab w:val="left" w:pos="177"/>
              </w:tabs>
              <w:rPr>
                <w:rFonts w:ascii="Arial" w:hAnsi="Arial" w:cs="Arial"/>
                <w:noProof/>
                <w:sz w:val="20"/>
                <w:szCs w:val="20"/>
              </w:rPr>
            </w:pPr>
            <w:r w:rsidRPr="00FB7B04">
              <w:rPr>
                <w:rFonts w:ascii="Arial" w:hAnsi="Arial" w:cs="Arial"/>
                <w:noProof/>
                <w:sz w:val="20"/>
                <w:szCs w:val="20"/>
              </w:rPr>
              <w:t>Apply practical knowledge and lessons from AP!</w:t>
            </w:r>
          </w:p>
        </w:tc>
        <w:tc>
          <w:tcPr>
            <w:tcW w:w="2760" w:type="dxa"/>
            <w:tcBorders>
              <w:left w:val="single" w:color="auto" w:sz="4" w:space="0"/>
              <w:bottom w:val="single" w:color="auto" w:sz="4" w:space="0"/>
              <w:right w:val="single" w:color="auto" w:sz="4" w:space="0"/>
            </w:tcBorders>
            <w:vAlign w:val="center"/>
          </w:tcPr>
          <w:p w:rsidRPr="00F17220" w:rsidR="009138DC" w:rsidP="009138DC" w:rsidRDefault="009138DC" w14:paraId="770EA90E" w14:textId="77777777">
            <w:pPr>
              <w:tabs>
                <w:tab w:val="left" w:pos="177"/>
              </w:tabs>
              <w:rPr>
                <w:sz w:val="20"/>
                <w:szCs w:val="20"/>
              </w:rPr>
            </w:pPr>
            <w:r w:rsidRPr="006B08B3">
              <w:rPr>
                <w:sz w:val="20"/>
                <w:szCs w:val="20"/>
              </w:rPr>
              <w:t>AP Training, Post Training, Post Safety rules</w:t>
            </w:r>
          </w:p>
        </w:tc>
        <w:tc>
          <w:tcPr>
            <w:tcW w:w="3120" w:type="dxa"/>
            <w:tcBorders>
              <w:top w:val="nil"/>
              <w:left w:val="single" w:color="auto" w:sz="4" w:space="0"/>
              <w:bottom w:val="nil"/>
              <w:right w:val="nil"/>
            </w:tcBorders>
            <w:vAlign w:val="center"/>
          </w:tcPr>
          <w:p w:rsidR="009138DC" w:rsidP="009138DC" w:rsidRDefault="009138DC" w14:paraId="08788868" w14:textId="77777777">
            <w:pPr>
              <w:tabs>
                <w:tab w:val="left" w:pos="177"/>
              </w:tabs>
              <w:ind w:left="-108"/>
              <w:jc w:val="center"/>
              <w:rPr>
                <w:rFonts w:ascii="Arial" w:hAnsi="Arial" w:cs="Arial"/>
                <w:b/>
                <w:sz w:val="32"/>
                <w:szCs w:val="32"/>
              </w:rPr>
            </w:pPr>
          </w:p>
        </w:tc>
        <w:tc>
          <w:tcPr>
            <w:tcW w:w="1440" w:type="dxa"/>
            <w:tcBorders>
              <w:top w:val="nil"/>
              <w:left w:val="nil"/>
              <w:bottom w:val="nil"/>
              <w:right w:val="nil"/>
            </w:tcBorders>
          </w:tcPr>
          <w:p w:rsidRPr="00E94B3D" w:rsidR="009138DC" w:rsidP="009138DC" w:rsidRDefault="009138DC" w14:paraId="1315BD40" w14:textId="77777777">
            <w:pPr>
              <w:jc w:val="center"/>
            </w:pPr>
          </w:p>
        </w:tc>
      </w:tr>
      <w:tr w:rsidR="009138DC" w:rsidTr="003C55A0" w14:paraId="60124406" w14:textId="77777777">
        <w:trPr>
          <w:cantSplit/>
          <w:trHeight w:val="1781"/>
        </w:trPr>
        <w:tc>
          <w:tcPr>
            <w:tcW w:w="3720" w:type="dxa"/>
            <w:tcBorders>
              <w:top w:val="single" w:color="auto" w:sz="4" w:space="0"/>
              <w:bottom w:val="single" w:color="auto" w:sz="4" w:space="0"/>
              <w:right w:val="single" w:color="auto" w:sz="4" w:space="0"/>
            </w:tcBorders>
          </w:tcPr>
          <w:p w:rsidR="009138DC" w:rsidP="009138DC" w:rsidRDefault="009138DC" w14:paraId="4BFAA233" w14:textId="77777777">
            <w:pPr>
              <w:ind w:left="132"/>
              <w:jc w:val="center"/>
              <w:rPr>
                <w:rFonts w:ascii="Arial" w:hAnsi="Arial" w:cs="Arial"/>
                <w:sz w:val="22"/>
                <w:szCs w:val="22"/>
              </w:rPr>
            </w:pPr>
          </w:p>
          <w:p w:rsidR="009138DC" w:rsidP="009138DC" w:rsidRDefault="00921805" w14:paraId="692D6254" w14:textId="78CDB45D">
            <w:pPr>
              <w:ind w:left="132"/>
              <w:jc w:val="center"/>
              <w:rPr>
                <w:rFonts w:ascii="Arial" w:hAnsi="Arial" w:cs="Arial"/>
                <w:sz w:val="22"/>
                <w:szCs w:val="22"/>
              </w:rPr>
            </w:pPr>
            <w:r>
              <w:rPr>
                <w:rFonts w:ascii="Arial" w:hAnsi="Arial" w:cs="Arial"/>
                <w:noProof/>
                <w:sz w:val="22"/>
                <w:szCs w:val="22"/>
              </w:rPr>
              <w:drawing>
                <wp:inline distT="0" distB="0" distL="0" distR="0" wp14:anchorId="6A677B38" wp14:editId="43C5D489">
                  <wp:extent cx="2219325" cy="1657350"/>
                  <wp:effectExtent l="0" t="0" r="0" b="0"/>
                  <wp:docPr id="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19325" cy="1657350"/>
                          </a:xfrm>
                          <a:prstGeom prst="rect">
                            <a:avLst/>
                          </a:prstGeom>
                          <a:noFill/>
                          <a:ln>
                            <a:noFill/>
                          </a:ln>
                        </pic:spPr>
                      </pic:pic>
                    </a:graphicData>
                  </a:graphic>
                </wp:inline>
              </w:drawing>
            </w:r>
          </w:p>
          <w:p w:rsidRPr="00A33829" w:rsidR="009138DC" w:rsidP="009138DC" w:rsidRDefault="009138DC" w14:paraId="0D222EA0" w14:textId="77777777">
            <w:pPr>
              <w:ind w:left="132"/>
              <w:jc w:val="center"/>
              <w:rPr>
                <w:rFonts w:ascii="Arial" w:hAnsi="Arial" w:cs="Arial"/>
                <w:sz w:val="22"/>
                <w:szCs w:val="22"/>
              </w:rPr>
            </w:pPr>
          </w:p>
        </w:tc>
        <w:tc>
          <w:tcPr>
            <w:tcW w:w="1800" w:type="dxa"/>
            <w:tcBorders>
              <w:top w:val="single" w:color="auto" w:sz="4" w:space="0"/>
              <w:left w:val="single" w:color="auto" w:sz="4" w:space="0"/>
              <w:bottom w:val="single" w:color="auto" w:sz="4" w:space="0"/>
              <w:right w:val="single" w:color="auto" w:sz="4" w:space="0"/>
            </w:tcBorders>
          </w:tcPr>
          <w:p w:rsidRPr="000F1207" w:rsidR="009138DC" w:rsidP="009138DC" w:rsidRDefault="00921805" w14:paraId="73635822" w14:textId="611EAEA1">
            <w:pPr>
              <w:ind w:left="-108" w:right="-108"/>
              <w:jc w:val="center"/>
              <w:rPr>
                <w:noProof/>
                <w:sz w:val="20"/>
                <w:szCs w:val="20"/>
                <w:lang w:eastAsia="en-US"/>
              </w:rPr>
            </w:pPr>
            <w:r>
              <w:rPr>
                <w:noProof/>
                <w:sz w:val="20"/>
                <w:szCs w:val="20"/>
                <w:lang w:eastAsia="en-US"/>
              </w:rPr>
              <w:drawing>
                <wp:inline distT="0" distB="0" distL="0" distR="0" wp14:anchorId="1EEEF5BA" wp14:editId="30CA6F5A">
                  <wp:extent cx="381000" cy="361950"/>
                  <wp:effectExtent l="0" t="0" r="0" b="0"/>
                  <wp:docPr id="22"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Pr="000F1207" w:rsidR="009138DC" w:rsidP="009138DC" w:rsidRDefault="009138DC" w14:paraId="45391067" w14:textId="77777777">
            <w:pPr>
              <w:ind w:left="-108" w:right="-108"/>
              <w:jc w:val="center"/>
              <w:rPr>
                <w:noProof/>
                <w:sz w:val="20"/>
                <w:szCs w:val="20"/>
                <w:lang w:eastAsia="en-US"/>
              </w:rPr>
            </w:pPr>
          </w:p>
          <w:p w:rsidR="009138DC" w:rsidP="009138DC" w:rsidRDefault="009138DC" w14:paraId="39372998" w14:textId="77777777">
            <w:pPr>
              <w:ind w:left="-108" w:right="-108"/>
              <w:jc w:val="center"/>
              <w:rPr>
                <w:sz w:val="20"/>
                <w:szCs w:val="20"/>
              </w:rPr>
            </w:pPr>
          </w:p>
          <w:p w:rsidR="009138DC" w:rsidP="009138DC" w:rsidRDefault="009138DC" w14:paraId="14436E75" w14:textId="77777777">
            <w:pPr>
              <w:ind w:left="-108" w:right="-108"/>
              <w:jc w:val="center"/>
              <w:rPr>
                <w:sz w:val="20"/>
                <w:szCs w:val="20"/>
              </w:rPr>
            </w:pPr>
          </w:p>
          <w:p w:rsidR="009138DC" w:rsidP="009138DC" w:rsidRDefault="009138DC" w14:paraId="79F147DB" w14:textId="77777777">
            <w:pPr>
              <w:ind w:left="-108" w:right="-108"/>
              <w:jc w:val="center"/>
              <w:rPr>
                <w:sz w:val="20"/>
                <w:szCs w:val="20"/>
              </w:rPr>
            </w:pPr>
          </w:p>
          <w:p w:rsidR="009138DC" w:rsidP="009138DC" w:rsidRDefault="00921805" w14:paraId="385E9618" w14:textId="003C21E9">
            <w:pPr>
              <w:ind w:left="-108" w:right="-108"/>
              <w:jc w:val="center"/>
              <w:rPr>
                <w:sz w:val="20"/>
                <w:szCs w:val="20"/>
              </w:rPr>
            </w:pPr>
            <w:r>
              <w:rPr>
                <w:noProof/>
                <w:sz w:val="20"/>
                <w:szCs w:val="20"/>
              </w:rPr>
              <w:drawing>
                <wp:inline distT="0" distB="0" distL="0" distR="0" wp14:anchorId="5055A701" wp14:editId="7E6B94E5">
                  <wp:extent cx="371475" cy="371475"/>
                  <wp:effectExtent l="0" t="0" r="0" b="0"/>
                  <wp:docPr id="2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p w:rsidR="009138DC" w:rsidP="009138DC" w:rsidRDefault="009138DC" w14:paraId="1FB0E22D" w14:textId="77777777">
            <w:pPr>
              <w:ind w:left="-108" w:right="-108"/>
              <w:jc w:val="center"/>
              <w:rPr>
                <w:sz w:val="20"/>
                <w:szCs w:val="20"/>
              </w:rPr>
            </w:pPr>
          </w:p>
          <w:p w:rsidRPr="005F3D62" w:rsidR="009138DC" w:rsidP="009138DC" w:rsidRDefault="009138DC" w14:paraId="5FE18873" w14:textId="77777777">
            <w:pPr>
              <w:ind w:left="-108" w:right="-108"/>
              <w:jc w:val="center"/>
              <w:rPr>
                <w:sz w:val="20"/>
                <w:szCs w:val="20"/>
              </w:rPr>
            </w:pPr>
          </w:p>
          <w:p w:rsidRPr="005F3D62" w:rsidR="009138DC" w:rsidP="009138DC" w:rsidRDefault="009138DC" w14:paraId="6A3C9524" w14:textId="77777777">
            <w:pPr>
              <w:ind w:left="-108" w:right="-108"/>
              <w:jc w:val="center"/>
              <w:rPr>
                <w:sz w:val="20"/>
                <w:szCs w:val="20"/>
              </w:rPr>
            </w:pPr>
          </w:p>
          <w:p w:rsidR="009138DC" w:rsidP="009138DC" w:rsidRDefault="009138DC" w14:paraId="31327F77" w14:textId="77777777">
            <w:pPr>
              <w:ind w:left="-108" w:right="-108"/>
              <w:jc w:val="center"/>
              <w:rPr>
                <w:rFonts w:ascii="Arial" w:hAnsi="Arial" w:cs="Arial"/>
                <w:sz w:val="20"/>
                <w:szCs w:val="20"/>
              </w:rPr>
            </w:pPr>
          </w:p>
          <w:p w:rsidRPr="005F3D62" w:rsidR="009138DC" w:rsidP="009138DC" w:rsidRDefault="009138DC" w14:paraId="7950B598" w14:textId="77777777">
            <w:pPr>
              <w:ind w:left="-108" w:right="-108"/>
              <w:jc w:val="center"/>
              <w:rPr>
                <w:rFonts w:ascii="Arial" w:hAnsi="Arial" w:cs="Arial"/>
                <w:sz w:val="20"/>
                <w:szCs w:val="20"/>
              </w:rPr>
            </w:pPr>
          </w:p>
        </w:tc>
        <w:tc>
          <w:tcPr>
            <w:tcW w:w="2040" w:type="dxa"/>
            <w:tcBorders>
              <w:top w:val="single" w:color="auto" w:sz="4" w:space="0"/>
              <w:left w:val="single" w:color="auto" w:sz="4" w:space="0"/>
              <w:bottom w:val="single" w:color="auto" w:sz="4" w:space="0"/>
              <w:right w:val="single" w:color="auto" w:sz="4" w:space="0"/>
            </w:tcBorders>
            <w:vAlign w:val="center"/>
          </w:tcPr>
          <w:p w:rsidRPr="0096635B" w:rsidR="009138DC" w:rsidP="009138DC" w:rsidRDefault="009138DC" w14:paraId="28537F5B" w14:textId="77777777">
            <w:pPr>
              <w:ind w:left="12" w:hanging="12"/>
              <w:rPr>
                <w:rFonts w:ascii="Arial" w:hAnsi="Arial" w:cs="Arial"/>
                <w:sz w:val="20"/>
                <w:szCs w:val="20"/>
              </w:rPr>
            </w:pPr>
            <w:r w:rsidRPr="0096635B">
              <w:rPr>
                <w:rFonts w:ascii="Arial" w:hAnsi="Arial" w:cs="Arial"/>
                <w:sz w:val="20"/>
                <w:szCs w:val="20"/>
              </w:rPr>
              <w:t>Risk of damage to eyes or weld splatter burns.</w:t>
            </w:r>
            <w:r w:rsidRPr="0096635B">
              <w:rPr>
                <w:rFonts w:ascii="Arial" w:hAnsi="Arial" w:cs="Arial"/>
                <w:sz w:val="20"/>
                <w:szCs w:val="20"/>
              </w:rPr>
              <w:tab/>
            </w:r>
          </w:p>
          <w:p w:rsidRPr="005F3D62" w:rsidR="009138DC" w:rsidP="009138DC" w:rsidRDefault="009138DC" w14:paraId="264998B5" w14:textId="77777777">
            <w:pPr>
              <w:ind w:left="12" w:hanging="12"/>
              <w:rPr>
                <w:rFonts w:ascii="Arial" w:hAnsi="Arial" w:cs="Arial"/>
                <w:sz w:val="20"/>
                <w:szCs w:val="20"/>
              </w:rPr>
            </w:pPr>
            <w:r w:rsidRPr="0096635B">
              <w:rPr>
                <w:rFonts w:ascii="Arial" w:hAnsi="Arial" w:cs="Arial"/>
                <w:sz w:val="20"/>
                <w:szCs w:val="20"/>
              </w:rPr>
              <w:tab/>
            </w:r>
            <w:r w:rsidRPr="0096635B">
              <w:rPr>
                <w:rFonts w:ascii="Arial" w:hAnsi="Arial" w:cs="Arial"/>
                <w:sz w:val="20"/>
                <w:szCs w:val="20"/>
              </w:rPr>
              <w:t>Apply practical knowledge and lessons from AP!</w:t>
            </w:r>
            <w:r w:rsidRPr="0096635B">
              <w:rPr>
                <w:rFonts w:ascii="Arial" w:hAnsi="Arial" w:cs="Arial"/>
                <w:sz w:val="20"/>
                <w:szCs w:val="20"/>
              </w:rPr>
              <w:tab/>
            </w:r>
          </w:p>
        </w:tc>
        <w:tc>
          <w:tcPr>
            <w:tcW w:w="4320" w:type="dxa"/>
            <w:tcBorders>
              <w:top w:val="single" w:color="auto" w:sz="4" w:space="0"/>
              <w:left w:val="single" w:color="auto" w:sz="4" w:space="0"/>
              <w:bottom w:val="single" w:color="auto" w:sz="4" w:space="0"/>
              <w:right w:val="single" w:color="auto" w:sz="4" w:space="0"/>
            </w:tcBorders>
            <w:vAlign w:val="center"/>
          </w:tcPr>
          <w:p w:rsidRPr="0096635B" w:rsidR="009138DC" w:rsidP="009138DC" w:rsidRDefault="009138DC" w14:paraId="707418A4" w14:textId="77777777">
            <w:pPr>
              <w:tabs>
                <w:tab w:val="left" w:pos="177"/>
              </w:tabs>
              <w:ind w:firstLine="12"/>
              <w:rPr>
                <w:rFonts w:ascii="Arial" w:hAnsi="Arial" w:cs="Arial"/>
                <w:sz w:val="20"/>
                <w:szCs w:val="20"/>
              </w:rPr>
            </w:pPr>
            <w:r w:rsidRPr="0096635B">
              <w:rPr>
                <w:rFonts w:ascii="Arial" w:hAnsi="Arial" w:cs="Arial"/>
                <w:b/>
                <w:color w:val="FF0000"/>
                <w:sz w:val="20"/>
                <w:szCs w:val="20"/>
              </w:rPr>
              <w:t>Certification is required</w:t>
            </w:r>
            <w:r w:rsidRPr="0096635B">
              <w:rPr>
                <w:rFonts w:ascii="Arial" w:hAnsi="Arial" w:cs="Arial"/>
                <w:sz w:val="20"/>
                <w:szCs w:val="20"/>
              </w:rPr>
              <w:t xml:space="preserve"> to operate</w:t>
            </w:r>
          </w:p>
          <w:p w:rsidRPr="005F3D62" w:rsidR="009138DC" w:rsidP="009138DC" w:rsidRDefault="009138DC" w14:paraId="30E230F5" w14:textId="77777777">
            <w:pPr>
              <w:tabs>
                <w:tab w:val="left" w:pos="177"/>
              </w:tabs>
              <w:ind w:firstLine="12"/>
              <w:rPr>
                <w:rFonts w:ascii="Arial" w:hAnsi="Arial" w:cs="Arial"/>
                <w:sz w:val="20"/>
                <w:szCs w:val="20"/>
              </w:rPr>
            </w:pPr>
            <w:r w:rsidRPr="0096635B">
              <w:rPr>
                <w:rFonts w:ascii="Arial" w:hAnsi="Arial" w:cs="Arial"/>
                <w:sz w:val="20"/>
                <w:szCs w:val="20"/>
              </w:rPr>
              <w:t xml:space="preserve">Wear PPE as required.  </w:t>
            </w:r>
          </w:p>
        </w:tc>
        <w:tc>
          <w:tcPr>
            <w:tcW w:w="1560" w:type="dxa"/>
            <w:tcBorders>
              <w:top w:val="single" w:color="auto" w:sz="4" w:space="0"/>
              <w:left w:val="single" w:color="auto" w:sz="4" w:space="0"/>
              <w:bottom w:val="single" w:color="auto" w:sz="4" w:space="0"/>
              <w:right w:val="single" w:color="auto" w:sz="4" w:space="0"/>
            </w:tcBorders>
            <w:vAlign w:val="center"/>
          </w:tcPr>
          <w:p w:rsidRPr="005F3D62" w:rsidR="009138DC" w:rsidP="009138DC" w:rsidRDefault="009138DC" w14:paraId="707CF7B3" w14:textId="77777777">
            <w:pPr>
              <w:tabs>
                <w:tab w:val="left" w:pos="177"/>
              </w:tabs>
              <w:rPr>
                <w:rFonts w:ascii="Arial" w:hAnsi="Arial" w:cs="Arial"/>
                <w:sz w:val="20"/>
                <w:szCs w:val="20"/>
              </w:rPr>
            </w:pPr>
            <w:r w:rsidRPr="0096635B">
              <w:rPr>
                <w:rFonts w:ascii="Arial" w:hAnsi="Arial" w:cs="Arial"/>
                <w:sz w:val="20"/>
                <w:szCs w:val="20"/>
              </w:rPr>
              <w:t>AP Training, Post Training, Post Safety rules</w:t>
            </w:r>
          </w:p>
        </w:tc>
        <w:tc>
          <w:tcPr>
            <w:tcW w:w="2760" w:type="dxa"/>
            <w:tcBorders>
              <w:top w:val="single" w:color="auto" w:sz="4" w:space="0"/>
              <w:left w:val="single" w:color="auto" w:sz="4" w:space="0"/>
              <w:bottom w:val="single" w:color="auto" w:sz="4" w:space="0"/>
              <w:right w:val="single" w:color="auto" w:sz="4" w:space="0"/>
            </w:tcBorders>
            <w:vAlign w:val="center"/>
          </w:tcPr>
          <w:p w:rsidRPr="00F17220" w:rsidR="009138DC" w:rsidP="009138DC" w:rsidRDefault="009138DC" w14:paraId="05377FEC" w14:textId="77777777">
            <w:pPr>
              <w:tabs>
                <w:tab w:val="left" w:pos="177"/>
              </w:tabs>
              <w:rPr>
                <w:rFonts w:ascii="Arial" w:hAnsi="Arial" w:cs="Arial"/>
                <w:sz w:val="20"/>
                <w:szCs w:val="20"/>
              </w:rPr>
            </w:pPr>
            <w:r w:rsidRPr="00F17220">
              <w:rPr>
                <w:sz w:val="20"/>
                <w:szCs w:val="20"/>
              </w:rPr>
              <w:t>Post Training, Post Safety rules</w:t>
            </w:r>
          </w:p>
        </w:tc>
        <w:tc>
          <w:tcPr>
            <w:tcW w:w="3120" w:type="dxa"/>
            <w:tcBorders>
              <w:top w:val="nil"/>
              <w:left w:val="single" w:color="auto" w:sz="4" w:space="0"/>
              <w:bottom w:val="nil"/>
              <w:right w:val="single" w:color="auto" w:sz="4" w:space="0"/>
            </w:tcBorders>
            <w:vAlign w:val="center"/>
          </w:tcPr>
          <w:p w:rsidR="009138DC" w:rsidP="009138DC" w:rsidRDefault="009138DC" w14:paraId="3D3337CF" w14:textId="77777777">
            <w:pPr>
              <w:tabs>
                <w:tab w:val="left" w:pos="177"/>
              </w:tabs>
              <w:ind w:left="-108"/>
              <w:jc w:val="center"/>
              <w:rPr>
                <w:rFonts w:ascii="Arial" w:hAnsi="Arial" w:cs="Arial"/>
                <w:b/>
                <w:sz w:val="32"/>
                <w:szCs w:val="32"/>
              </w:rPr>
            </w:pPr>
          </w:p>
        </w:tc>
        <w:tc>
          <w:tcPr>
            <w:tcW w:w="1440" w:type="dxa"/>
            <w:tcBorders>
              <w:top w:val="nil"/>
              <w:left w:val="single" w:color="auto" w:sz="4" w:space="0"/>
              <w:bottom w:val="nil"/>
              <w:right w:val="single" w:color="auto" w:sz="4" w:space="0"/>
            </w:tcBorders>
          </w:tcPr>
          <w:p w:rsidRPr="00E94B3D" w:rsidR="009138DC" w:rsidP="009138DC" w:rsidRDefault="009138DC" w14:paraId="70F0C714" w14:textId="77777777">
            <w:pPr>
              <w:jc w:val="center"/>
            </w:pPr>
          </w:p>
        </w:tc>
      </w:tr>
      <w:tr w:rsidR="009138DC" w:rsidTr="003C55A0" w14:paraId="3519339F" w14:textId="77777777">
        <w:trPr>
          <w:cantSplit/>
          <w:trHeight w:val="1781"/>
        </w:trPr>
        <w:tc>
          <w:tcPr>
            <w:tcW w:w="3720" w:type="dxa"/>
            <w:tcBorders>
              <w:top w:val="single" w:color="auto" w:sz="4" w:space="0"/>
              <w:bottom w:val="single" w:color="auto" w:sz="4" w:space="0"/>
              <w:right w:val="single" w:color="auto" w:sz="4" w:space="0"/>
            </w:tcBorders>
          </w:tcPr>
          <w:p w:rsidR="009138DC" w:rsidP="009138DC" w:rsidRDefault="00921805" w14:paraId="37C87A77" w14:textId="1807B9B3">
            <w:pPr>
              <w:ind w:left="132"/>
              <w:jc w:val="center"/>
              <w:rPr>
                <w:rFonts w:ascii="Arial" w:hAnsi="Arial" w:cs="Arial"/>
                <w:sz w:val="22"/>
                <w:szCs w:val="22"/>
              </w:rPr>
            </w:pPr>
            <w:r>
              <w:rPr>
                <w:rFonts w:ascii="Arial" w:hAnsi="Arial" w:cs="Arial"/>
                <w:noProof/>
                <w:sz w:val="22"/>
                <w:szCs w:val="22"/>
              </w:rPr>
              <w:drawing>
                <wp:inline distT="0" distB="0" distL="0" distR="0" wp14:anchorId="00F4A151" wp14:editId="0E7BF07E">
                  <wp:extent cx="2219325" cy="1657350"/>
                  <wp:effectExtent l="0" t="0" r="0" b="0"/>
                  <wp:docPr id="2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19325" cy="1657350"/>
                          </a:xfrm>
                          <a:prstGeom prst="rect">
                            <a:avLst/>
                          </a:prstGeom>
                          <a:noFill/>
                          <a:ln>
                            <a:noFill/>
                          </a:ln>
                        </pic:spPr>
                      </pic:pic>
                    </a:graphicData>
                  </a:graphic>
                </wp:inline>
              </w:drawing>
            </w:r>
          </w:p>
        </w:tc>
        <w:tc>
          <w:tcPr>
            <w:tcW w:w="1800" w:type="dxa"/>
            <w:tcBorders>
              <w:top w:val="single" w:color="auto" w:sz="4" w:space="0"/>
              <w:left w:val="single" w:color="auto" w:sz="4" w:space="0"/>
              <w:bottom w:val="single" w:color="auto" w:sz="4" w:space="0"/>
              <w:right w:val="single" w:color="auto" w:sz="4" w:space="0"/>
            </w:tcBorders>
          </w:tcPr>
          <w:p w:rsidR="009138DC" w:rsidP="009138DC" w:rsidRDefault="009138DC" w14:paraId="210EEA5E" w14:textId="77777777">
            <w:pPr>
              <w:ind w:left="-108" w:right="-108"/>
              <w:jc w:val="center"/>
              <w:rPr>
                <w:noProof/>
                <w:sz w:val="20"/>
                <w:szCs w:val="20"/>
                <w:lang w:eastAsia="en-US"/>
              </w:rPr>
            </w:pPr>
          </w:p>
          <w:p w:rsidR="009138DC" w:rsidP="009138DC" w:rsidRDefault="009138DC" w14:paraId="5441E865" w14:textId="77777777">
            <w:pPr>
              <w:ind w:left="-108" w:right="-108"/>
              <w:jc w:val="center"/>
              <w:rPr>
                <w:noProof/>
                <w:sz w:val="20"/>
                <w:szCs w:val="20"/>
                <w:lang w:eastAsia="en-US"/>
              </w:rPr>
            </w:pPr>
          </w:p>
          <w:p w:rsidR="009138DC" w:rsidP="009138DC" w:rsidRDefault="009138DC" w14:paraId="7F7D5922" w14:textId="77777777">
            <w:pPr>
              <w:ind w:left="-108" w:right="-108"/>
              <w:jc w:val="center"/>
              <w:rPr>
                <w:noProof/>
                <w:sz w:val="20"/>
                <w:szCs w:val="20"/>
                <w:lang w:eastAsia="en-US"/>
              </w:rPr>
            </w:pPr>
          </w:p>
          <w:p w:rsidR="009138DC" w:rsidP="009138DC" w:rsidRDefault="00921805" w14:paraId="06D16384" w14:textId="27A87BBC">
            <w:pPr>
              <w:ind w:left="-108" w:right="-108"/>
              <w:jc w:val="center"/>
              <w:rPr>
                <w:noProof/>
                <w:sz w:val="20"/>
                <w:szCs w:val="20"/>
                <w:lang w:eastAsia="en-US"/>
              </w:rPr>
            </w:pPr>
            <w:r>
              <w:rPr>
                <w:noProof/>
                <w:sz w:val="20"/>
                <w:szCs w:val="20"/>
                <w:lang w:eastAsia="en-US"/>
              </w:rPr>
              <w:drawing>
                <wp:inline distT="0" distB="0" distL="0" distR="0" wp14:anchorId="43DD4CA2" wp14:editId="348684FC">
                  <wp:extent cx="371475" cy="371475"/>
                  <wp:effectExtent l="0" t="0" r="0" b="0"/>
                  <wp:docPr id="2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p w:rsidR="009138DC" w:rsidP="009138DC" w:rsidRDefault="009138DC" w14:paraId="29E383AA" w14:textId="77777777">
            <w:pPr>
              <w:ind w:left="-108" w:right="-108"/>
              <w:jc w:val="center"/>
              <w:rPr>
                <w:noProof/>
                <w:sz w:val="20"/>
                <w:szCs w:val="20"/>
                <w:lang w:eastAsia="en-US"/>
              </w:rPr>
            </w:pPr>
          </w:p>
          <w:p w:rsidR="009138DC" w:rsidP="009138DC" w:rsidRDefault="009138DC" w14:paraId="183ED9E4" w14:textId="77777777">
            <w:pPr>
              <w:ind w:left="-108" w:right="-108"/>
              <w:jc w:val="center"/>
              <w:rPr>
                <w:noProof/>
                <w:sz w:val="20"/>
                <w:szCs w:val="20"/>
                <w:lang w:eastAsia="en-US"/>
              </w:rPr>
            </w:pPr>
          </w:p>
          <w:p w:rsidR="009138DC" w:rsidP="009138DC" w:rsidRDefault="009138DC" w14:paraId="3E39BE18" w14:textId="77777777">
            <w:pPr>
              <w:ind w:left="-108" w:right="-108"/>
              <w:jc w:val="center"/>
              <w:rPr>
                <w:noProof/>
                <w:sz w:val="20"/>
                <w:szCs w:val="20"/>
                <w:lang w:eastAsia="en-US"/>
              </w:rPr>
            </w:pPr>
          </w:p>
          <w:p w:rsidRPr="000F1207" w:rsidR="009138DC" w:rsidP="009138DC" w:rsidRDefault="00921805" w14:paraId="483E7662" w14:textId="7134E0B7">
            <w:pPr>
              <w:ind w:left="-108" w:right="-108"/>
              <w:jc w:val="center"/>
              <w:rPr>
                <w:noProof/>
                <w:sz w:val="20"/>
                <w:szCs w:val="20"/>
                <w:lang w:eastAsia="en-US"/>
              </w:rPr>
            </w:pPr>
            <w:r>
              <w:rPr>
                <w:noProof/>
                <w:sz w:val="20"/>
                <w:szCs w:val="20"/>
                <w:lang w:eastAsia="en-US"/>
              </w:rPr>
              <w:drawing>
                <wp:inline distT="0" distB="0" distL="0" distR="0" wp14:anchorId="1BD1C323" wp14:editId="00D11C3C">
                  <wp:extent cx="390525" cy="371475"/>
                  <wp:effectExtent l="0" t="0" r="0" b="0"/>
                  <wp:docPr id="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525" cy="371475"/>
                          </a:xfrm>
                          <a:prstGeom prst="rect">
                            <a:avLst/>
                          </a:prstGeom>
                          <a:noFill/>
                          <a:ln>
                            <a:noFill/>
                          </a:ln>
                        </pic:spPr>
                      </pic:pic>
                    </a:graphicData>
                  </a:graphic>
                </wp:inline>
              </w:drawing>
            </w:r>
          </w:p>
        </w:tc>
        <w:tc>
          <w:tcPr>
            <w:tcW w:w="2040" w:type="dxa"/>
            <w:tcBorders>
              <w:top w:val="single" w:color="auto" w:sz="4" w:space="0"/>
              <w:left w:val="single" w:color="auto" w:sz="4" w:space="0"/>
              <w:bottom w:val="single" w:color="auto" w:sz="4" w:space="0"/>
              <w:right w:val="single" w:color="auto" w:sz="4" w:space="0"/>
            </w:tcBorders>
            <w:vAlign w:val="center"/>
          </w:tcPr>
          <w:p w:rsidRPr="0096635B" w:rsidR="009138DC" w:rsidP="009138DC" w:rsidRDefault="009138DC" w14:paraId="1F507B60" w14:textId="77777777">
            <w:pPr>
              <w:ind w:left="12" w:hanging="12"/>
              <w:rPr>
                <w:rFonts w:ascii="Arial" w:hAnsi="Arial" w:cs="Arial"/>
                <w:sz w:val="20"/>
                <w:szCs w:val="20"/>
              </w:rPr>
            </w:pPr>
            <w:r w:rsidRPr="0096635B">
              <w:rPr>
                <w:rFonts w:ascii="Arial" w:hAnsi="Arial" w:cs="Arial"/>
                <w:sz w:val="20"/>
                <w:szCs w:val="20"/>
              </w:rPr>
              <w:t>Risk of damage to eyes or weld splatter burns.</w:t>
            </w:r>
            <w:r w:rsidRPr="0096635B">
              <w:rPr>
                <w:rFonts w:ascii="Arial" w:hAnsi="Arial" w:cs="Arial"/>
                <w:sz w:val="20"/>
                <w:szCs w:val="20"/>
              </w:rPr>
              <w:tab/>
            </w:r>
          </w:p>
          <w:p w:rsidR="009138DC" w:rsidP="009138DC" w:rsidRDefault="009138DC" w14:paraId="6D99C952" w14:textId="77777777">
            <w:pPr>
              <w:ind w:left="12" w:hanging="12"/>
              <w:rPr>
                <w:rFonts w:ascii="Arial" w:hAnsi="Arial" w:cs="Arial"/>
                <w:sz w:val="20"/>
                <w:szCs w:val="20"/>
              </w:rPr>
            </w:pPr>
            <w:r w:rsidRPr="0096635B">
              <w:rPr>
                <w:rFonts w:ascii="Arial" w:hAnsi="Arial" w:cs="Arial"/>
                <w:sz w:val="20"/>
                <w:szCs w:val="20"/>
              </w:rPr>
              <w:tab/>
            </w:r>
            <w:r w:rsidRPr="0096635B">
              <w:rPr>
                <w:rFonts w:ascii="Arial" w:hAnsi="Arial" w:cs="Arial"/>
                <w:sz w:val="20"/>
                <w:szCs w:val="20"/>
              </w:rPr>
              <w:t>Apply practical knowledge and lessons from AP!</w:t>
            </w:r>
          </w:p>
        </w:tc>
        <w:tc>
          <w:tcPr>
            <w:tcW w:w="4320" w:type="dxa"/>
            <w:tcBorders>
              <w:top w:val="single" w:color="auto" w:sz="4" w:space="0"/>
              <w:left w:val="single" w:color="auto" w:sz="4" w:space="0"/>
              <w:bottom w:val="single" w:color="auto" w:sz="4" w:space="0"/>
              <w:right w:val="single" w:color="auto" w:sz="4" w:space="0"/>
            </w:tcBorders>
            <w:vAlign w:val="center"/>
          </w:tcPr>
          <w:p w:rsidRPr="0096635B" w:rsidR="009138DC" w:rsidP="009138DC" w:rsidRDefault="009138DC" w14:paraId="3FCD3883" w14:textId="77777777">
            <w:pPr>
              <w:tabs>
                <w:tab w:val="left" w:pos="177"/>
              </w:tabs>
              <w:ind w:firstLine="12"/>
              <w:rPr>
                <w:rFonts w:ascii="Arial" w:hAnsi="Arial" w:cs="Arial"/>
                <w:sz w:val="20"/>
                <w:szCs w:val="20"/>
              </w:rPr>
            </w:pPr>
            <w:r w:rsidRPr="0096635B">
              <w:rPr>
                <w:rFonts w:ascii="Arial" w:hAnsi="Arial" w:cs="Arial"/>
                <w:b/>
                <w:color w:val="FF0000"/>
                <w:sz w:val="20"/>
                <w:szCs w:val="20"/>
              </w:rPr>
              <w:t>Certification is required</w:t>
            </w:r>
            <w:r w:rsidRPr="0096635B">
              <w:rPr>
                <w:rFonts w:ascii="Arial" w:hAnsi="Arial" w:cs="Arial"/>
                <w:sz w:val="20"/>
                <w:szCs w:val="20"/>
              </w:rPr>
              <w:t xml:space="preserve"> to operate</w:t>
            </w:r>
          </w:p>
          <w:p w:rsidR="009138DC" w:rsidP="009138DC" w:rsidRDefault="009138DC" w14:paraId="3EFDDED1" w14:textId="77777777">
            <w:pPr>
              <w:tabs>
                <w:tab w:val="left" w:pos="177"/>
              </w:tabs>
              <w:ind w:firstLine="12"/>
              <w:rPr>
                <w:rFonts w:ascii="Arial" w:hAnsi="Arial" w:cs="Arial"/>
                <w:sz w:val="20"/>
                <w:szCs w:val="20"/>
              </w:rPr>
            </w:pPr>
            <w:r w:rsidRPr="0096635B">
              <w:rPr>
                <w:rFonts w:ascii="Arial" w:hAnsi="Arial" w:cs="Arial"/>
                <w:sz w:val="20"/>
                <w:szCs w:val="20"/>
              </w:rPr>
              <w:t xml:space="preserve">Wear PPE as required.  </w:t>
            </w:r>
          </w:p>
        </w:tc>
        <w:tc>
          <w:tcPr>
            <w:tcW w:w="1560" w:type="dxa"/>
            <w:tcBorders>
              <w:top w:val="single" w:color="auto" w:sz="4" w:space="0"/>
              <w:left w:val="single" w:color="auto" w:sz="4" w:space="0"/>
              <w:bottom w:val="single" w:color="auto" w:sz="4" w:space="0"/>
              <w:right w:val="single" w:color="auto" w:sz="4" w:space="0"/>
            </w:tcBorders>
            <w:vAlign w:val="center"/>
          </w:tcPr>
          <w:p w:rsidR="009138DC" w:rsidP="009138DC" w:rsidRDefault="009138DC" w14:paraId="2C59E0FA" w14:textId="77777777">
            <w:pPr>
              <w:tabs>
                <w:tab w:val="left" w:pos="177"/>
              </w:tabs>
              <w:rPr>
                <w:rFonts w:ascii="Arial" w:hAnsi="Arial" w:cs="Arial"/>
                <w:sz w:val="20"/>
                <w:szCs w:val="20"/>
              </w:rPr>
            </w:pPr>
            <w:r w:rsidRPr="0096635B">
              <w:rPr>
                <w:rFonts w:ascii="Arial" w:hAnsi="Arial" w:cs="Arial"/>
                <w:sz w:val="20"/>
                <w:szCs w:val="20"/>
              </w:rPr>
              <w:t>AP Training, Post Training, Post Safety rules</w:t>
            </w:r>
          </w:p>
        </w:tc>
        <w:tc>
          <w:tcPr>
            <w:tcW w:w="2760" w:type="dxa"/>
            <w:tcBorders>
              <w:top w:val="single" w:color="auto" w:sz="4" w:space="0"/>
              <w:left w:val="single" w:color="auto" w:sz="4" w:space="0"/>
              <w:bottom w:val="single" w:color="auto" w:sz="4" w:space="0"/>
              <w:right w:val="single" w:color="auto" w:sz="4" w:space="0"/>
            </w:tcBorders>
            <w:vAlign w:val="center"/>
          </w:tcPr>
          <w:p w:rsidRPr="00F17220" w:rsidR="009138DC" w:rsidP="009138DC" w:rsidRDefault="009138DC" w14:paraId="0F18A3A0" w14:textId="77777777">
            <w:pPr>
              <w:tabs>
                <w:tab w:val="left" w:pos="177"/>
              </w:tabs>
              <w:rPr>
                <w:sz w:val="20"/>
                <w:szCs w:val="20"/>
              </w:rPr>
            </w:pPr>
            <w:r w:rsidRPr="006332EA">
              <w:rPr>
                <w:sz w:val="20"/>
                <w:szCs w:val="20"/>
              </w:rPr>
              <w:t>Post Training, Post Safety rules</w:t>
            </w:r>
          </w:p>
        </w:tc>
        <w:tc>
          <w:tcPr>
            <w:tcW w:w="3120" w:type="dxa"/>
            <w:tcBorders>
              <w:top w:val="nil"/>
              <w:left w:val="single" w:color="auto" w:sz="4" w:space="0"/>
              <w:bottom w:val="nil"/>
              <w:right w:val="single" w:color="auto" w:sz="4" w:space="0"/>
            </w:tcBorders>
            <w:vAlign w:val="center"/>
          </w:tcPr>
          <w:p w:rsidR="009138DC" w:rsidP="009138DC" w:rsidRDefault="009138DC" w14:paraId="3F49EB92" w14:textId="77777777">
            <w:pPr>
              <w:tabs>
                <w:tab w:val="left" w:pos="177"/>
              </w:tabs>
              <w:ind w:left="-108"/>
              <w:jc w:val="center"/>
              <w:rPr>
                <w:rFonts w:ascii="Arial" w:hAnsi="Arial" w:cs="Arial"/>
                <w:b/>
                <w:sz w:val="32"/>
                <w:szCs w:val="32"/>
              </w:rPr>
            </w:pPr>
          </w:p>
        </w:tc>
        <w:tc>
          <w:tcPr>
            <w:tcW w:w="1440" w:type="dxa"/>
            <w:tcBorders>
              <w:top w:val="nil"/>
              <w:left w:val="single" w:color="auto" w:sz="4" w:space="0"/>
              <w:bottom w:val="nil"/>
              <w:right w:val="single" w:color="auto" w:sz="4" w:space="0"/>
            </w:tcBorders>
          </w:tcPr>
          <w:p w:rsidRPr="00E94B3D" w:rsidR="009138DC" w:rsidP="009138DC" w:rsidRDefault="009138DC" w14:paraId="11DF0D98" w14:textId="77777777">
            <w:pPr>
              <w:jc w:val="center"/>
            </w:pPr>
          </w:p>
        </w:tc>
      </w:tr>
      <w:tr w:rsidR="009138DC" w:rsidTr="003C55A0" w14:paraId="1E4C1E6F" w14:textId="77777777">
        <w:trPr>
          <w:cantSplit/>
          <w:trHeight w:val="1781"/>
        </w:trPr>
        <w:tc>
          <w:tcPr>
            <w:tcW w:w="3720" w:type="dxa"/>
            <w:tcBorders>
              <w:top w:val="single" w:color="auto" w:sz="4" w:space="0"/>
              <w:bottom w:val="single" w:color="auto" w:sz="4" w:space="0"/>
              <w:right w:val="single" w:color="auto" w:sz="4" w:space="0"/>
            </w:tcBorders>
          </w:tcPr>
          <w:p w:rsidR="009138DC" w:rsidP="009138DC" w:rsidRDefault="00921805" w14:paraId="22DE2578" w14:textId="4D785E29">
            <w:pPr>
              <w:ind w:left="132"/>
              <w:jc w:val="center"/>
              <w:rPr>
                <w:rFonts w:ascii="Arial" w:hAnsi="Arial" w:cs="Arial"/>
                <w:sz w:val="22"/>
                <w:szCs w:val="22"/>
              </w:rPr>
            </w:pPr>
            <w:r>
              <w:rPr>
                <w:rFonts w:ascii="Arial" w:hAnsi="Arial" w:cs="Arial"/>
                <w:noProof/>
                <w:sz w:val="22"/>
                <w:szCs w:val="22"/>
              </w:rPr>
              <w:drawing>
                <wp:inline distT="0" distB="0" distL="0" distR="0" wp14:anchorId="5937E450" wp14:editId="74E19E1F">
                  <wp:extent cx="2219325" cy="1657350"/>
                  <wp:effectExtent l="0" t="0" r="0" b="0"/>
                  <wp:docPr id="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19325" cy="1657350"/>
                          </a:xfrm>
                          <a:prstGeom prst="rect">
                            <a:avLst/>
                          </a:prstGeom>
                          <a:noFill/>
                          <a:ln>
                            <a:noFill/>
                          </a:ln>
                        </pic:spPr>
                      </pic:pic>
                    </a:graphicData>
                  </a:graphic>
                </wp:inline>
              </w:drawing>
            </w:r>
          </w:p>
        </w:tc>
        <w:tc>
          <w:tcPr>
            <w:tcW w:w="1800" w:type="dxa"/>
            <w:tcBorders>
              <w:top w:val="single" w:color="auto" w:sz="4" w:space="0"/>
              <w:left w:val="single" w:color="auto" w:sz="4" w:space="0"/>
              <w:bottom w:val="single" w:color="auto" w:sz="4" w:space="0"/>
              <w:right w:val="single" w:color="auto" w:sz="4" w:space="0"/>
            </w:tcBorders>
          </w:tcPr>
          <w:p w:rsidR="009138DC" w:rsidP="009138DC" w:rsidRDefault="009138DC" w14:paraId="3F5023BE" w14:textId="77777777">
            <w:pPr>
              <w:ind w:left="-108" w:right="-108"/>
              <w:jc w:val="center"/>
              <w:rPr>
                <w:noProof/>
                <w:sz w:val="20"/>
                <w:szCs w:val="20"/>
                <w:lang w:eastAsia="en-US"/>
              </w:rPr>
            </w:pPr>
          </w:p>
          <w:p w:rsidR="009138DC" w:rsidP="009138DC" w:rsidRDefault="009138DC" w14:paraId="0077FDE1" w14:textId="77777777">
            <w:pPr>
              <w:ind w:left="-108" w:right="-108"/>
              <w:jc w:val="center"/>
              <w:rPr>
                <w:noProof/>
                <w:sz w:val="20"/>
                <w:szCs w:val="20"/>
                <w:lang w:eastAsia="en-US"/>
              </w:rPr>
            </w:pPr>
          </w:p>
          <w:p w:rsidR="009138DC" w:rsidP="009138DC" w:rsidRDefault="009138DC" w14:paraId="165349A7" w14:textId="77777777">
            <w:pPr>
              <w:ind w:left="-108" w:right="-108"/>
              <w:jc w:val="center"/>
              <w:rPr>
                <w:noProof/>
                <w:sz w:val="20"/>
                <w:szCs w:val="20"/>
                <w:lang w:eastAsia="en-US"/>
              </w:rPr>
            </w:pPr>
          </w:p>
          <w:p w:rsidR="009138DC" w:rsidP="009138DC" w:rsidRDefault="009138DC" w14:paraId="143D45E4" w14:textId="77777777">
            <w:pPr>
              <w:ind w:left="-108" w:right="-108"/>
              <w:jc w:val="center"/>
              <w:rPr>
                <w:noProof/>
                <w:sz w:val="20"/>
                <w:szCs w:val="20"/>
                <w:lang w:eastAsia="en-US"/>
              </w:rPr>
            </w:pPr>
          </w:p>
          <w:p w:rsidR="009138DC" w:rsidP="009138DC" w:rsidRDefault="00921805" w14:paraId="0DAEFFFB" w14:textId="2DFBFEF8">
            <w:pPr>
              <w:ind w:left="-108" w:right="-108"/>
              <w:jc w:val="center"/>
              <w:rPr>
                <w:noProof/>
                <w:sz w:val="20"/>
                <w:szCs w:val="20"/>
                <w:lang w:eastAsia="en-US"/>
              </w:rPr>
            </w:pPr>
            <w:r>
              <w:rPr>
                <w:noProof/>
                <w:sz w:val="20"/>
                <w:szCs w:val="20"/>
                <w:lang w:eastAsia="en-US"/>
              </w:rPr>
              <w:drawing>
                <wp:inline distT="0" distB="0" distL="0" distR="0" wp14:anchorId="503EBFA8" wp14:editId="547BD735">
                  <wp:extent cx="371475" cy="371475"/>
                  <wp:effectExtent l="0" t="0" r="0" b="0"/>
                  <wp:docPr id="2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p w:rsidR="009138DC" w:rsidP="009138DC" w:rsidRDefault="009138DC" w14:paraId="0D9EE83C" w14:textId="77777777">
            <w:pPr>
              <w:ind w:left="-108" w:right="-108"/>
              <w:jc w:val="center"/>
              <w:rPr>
                <w:noProof/>
                <w:sz w:val="20"/>
                <w:szCs w:val="20"/>
                <w:lang w:eastAsia="en-US"/>
              </w:rPr>
            </w:pPr>
          </w:p>
          <w:p w:rsidR="009138DC" w:rsidP="009138DC" w:rsidRDefault="009138DC" w14:paraId="24400FCA" w14:textId="77777777">
            <w:pPr>
              <w:ind w:left="-108" w:right="-108"/>
              <w:jc w:val="center"/>
              <w:rPr>
                <w:noProof/>
                <w:sz w:val="20"/>
                <w:szCs w:val="20"/>
                <w:lang w:eastAsia="en-US"/>
              </w:rPr>
            </w:pPr>
          </w:p>
          <w:p w:rsidRPr="000F1207" w:rsidR="009138DC" w:rsidP="009138DC" w:rsidRDefault="00921805" w14:paraId="48AA8D3D" w14:textId="38CE1C5E">
            <w:pPr>
              <w:ind w:left="-108" w:right="-108"/>
              <w:jc w:val="center"/>
              <w:rPr>
                <w:noProof/>
                <w:sz w:val="20"/>
                <w:szCs w:val="20"/>
                <w:lang w:eastAsia="en-US"/>
              </w:rPr>
            </w:pPr>
            <w:r>
              <w:rPr>
                <w:noProof/>
                <w:sz w:val="20"/>
                <w:szCs w:val="20"/>
                <w:lang w:eastAsia="en-US"/>
              </w:rPr>
              <w:drawing>
                <wp:inline distT="0" distB="0" distL="0" distR="0" wp14:anchorId="124B6DC5" wp14:editId="0B3CDBEF">
                  <wp:extent cx="390525" cy="371475"/>
                  <wp:effectExtent l="0" t="0" r="0" b="0"/>
                  <wp:docPr id="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525" cy="371475"/>
                          </a:xfrm>
                          <a:prstGeom prst="rect">
                            <a:avLst/>
                          </a:prstGeom>
                          <a:noFill/>
                          <a:ln>
                            <a:noFill/>
                          </a:ln>
                        </pic:spPr>
                      </pic:pic>
                    </a:graphicData>
                  </a:graphic>
                </wp:inline>
              </w:drawing>
            </w:r>
          </w:p>
        </w:tc>
        <w:tc>
          <w:tcPr>
            <w:tcW w:w="2040" w:type="dxa"/>
            <w:tcBorders>
              <w:top w:val="single" w:color="auto" w:sz="4" w:space="0"/>
              <w:left w:val="single" w:color="auto" w:sz="4" w:space="0"/>
              <w:bottom w:val="single" w:color="auto" w:sz="4" w:space="0"/>
              <w:right w:val="single" w:color="auto" w:sz="4" w:space="0"/>
            </w:tcBorders>
            <w:vAlign w:val="center"/>
          </w:tcPr>
          <w:p w:rsidRPr="0096635B" w:rsidR="009138DC" w:rsidP="009138DC" w:rsidRDefault="009138DC" w14:paraId="51F93EFA" w14:textId="77777777">
            <w:pPr>
              <w:ind w:left="12" w:hanging="12"/>
              <w:rPr>
                <w:rFonts w:ascii="Arial" w:hAnsi="Arial" w:cs="Arial"/>
                <w:sz w:val="20"/>
                <w:szCs w:val="20"/>
              </w:rPr>
            </w:pPr>
            <w:r w:rsidRPr="0096635B">
              <w:rPr>
                <w:rFonts w:ascii="Arial" w:hAnsi="Arial" w:cs="Arial"/>
                <w:sz w:val="20"/>
                <w:szCs w:val="20"/>
              </w:rPr>
              <w:t>Risk of damage to eyes or weld splatter burns.</w:t>
            </w:r>
            <w:r w:rsidRPr="0096635B">
              <w:rPr>
                <w:rFonts w:ascii="Arial" w:hAnsi="Arial" w:cs="Arial"/>
                <w:sz w:val="20"/>
                <w:szCs w:val="20"/>
              </w:rPr>
              <w:tab/>
            </w:r>
          </w:p>
          <w:p w:rsidR="009138DC" w:rsidP="009138DC" w:rsidRDefault="009138DC" w14:paraId="61F1EEDC" w14:textId="77777777">
            <w:pPr>
              <w:ind w:left="12" w:hanging="12"/>
              <w:rPr>
                <w:rFonts w:ascii="Arial" w:hAnsi="Arial" w:cs="Arial"/>
                <w:sz w:val="20"/>
                <w:szCs w:val="20"/>
              </w:rPr>
            </w:pPr>
            <w:r w:rsidRPr="0096635B">
              <w:rPr>
                <w:rFonts w:ascii="Arial" w:hAnsi="Arial" w:cs="Arial"/>
                <w:sz w:val="20"/>
                <w:szCs w:val="20"/>
              </w:rPr>
              <w:tab/>
            </w:r>
            <w:r w:rsidRPr="0096635B">
              <w:rPr>
                <w:rFonts w:ascii="Arial" w:hAnsi="Arial" w:cs="Arial"/>
                <w:sz w:val="20"/>
                <w:szCs w:val="20"/>
              </w:rPr>
              <w:t>Apply practical knowledge and lessons from AP!</w:t>
            </w:r>
          </w:p>
        </w:tc>
        <w:tc>
          <w:tcPr>
            <w:tcW w:w="4320" w:type="dxa"/>
            <w:tcBorders>
              <w:top w:val="single" w:color="auto" w:sz="4" w:space="0"/>
              <w:left w:val="single" w:color="auto" w:sz="4" w:space="0"/>
              <w:bottom w:val="single" w:color="auto" w:sz="4" w:space="0"/>
              <w:right w:val="single" w:color="auto" w:sz="4" w:space="0"/>
            </w:tcBorders>
            <w:vAlign w:val="center"/>
          </w:tcPr>
          <w:p w:rsidRPr="0096635B" w:rsidR="009138DC" w:rsidP="009138DC" w:rsidRDefault="009138DC" w14:paraId="1965594C" w14:textId="77777777">
            <w:pPr>
              <w:tabs>
                <w:tab w:val="left" w:pos="177"/>
              </w:tabs>
              <w:ind w:firstLine="12"/>
              <w:rPr>
                <w:rFonts w:ascii="Arial" w:hAnsi="Arial" w:cs="Arial"/>
                <w:sz w:val="20"/>
                <w:szCs w:val="20"/>
              </w:rPr>
            </w:pPr>
            <w:r w:rsidRPr="0096635B">
              <w:rPr>
                <w:rFonts w:ascii="Arial" w:hAnsi="Arial" w:cs="Arial"/>
                <w:b/>
                <w:color w:val="FF0000"/>
                <w:sz w:val="20"/>
                <w:szCs w:val="20"/>
              </w:rPr>
              <w:t>Certification is required</w:t>
            </w:r>
            <w:r w:rsidRPr="0096635B">
              <w:rPr>
                <w:rFonts w:ascii="Arial" w:hAnsi="Arial" w:cs="Arial"/>
                <w:sz w:val="20"/>
                <w:szCs w:val="20"/>
              </w:rPr>
              <w:t xml:space="preserve"> to operate</w:t>
            </w:r>
          </w:p>
          <w:p w:rsidR="009138DC" w:rsidP="009138DC" w:rsidRDefault="009138DC" w14:paraId="601F773F" w14:textId="77777777">
            <w:pPr>
              <w:tabs>
                <w:tab w:val="left" w:pos="177"/>
              </w:tabs>
              <w:ind w:firstLine="12"/>
              <w:rPr>
                <w:rFonts w:ascii="Arial" w:hAnsi="Arial" w:cs="Arial"/>
                <w:sz w:val="20"/>
                <w:szCs w:val="20"/>
              </w:rPr>
            </w:pPr>
            <w:r w:rsidRPr="0096635B">
              <w:rPr>
                <w:rFonts w:ascii="Arial" w:hAnsi="Arial" w:cs="Arial"/>
                <w:sz w:val="20"/>
                <w:szCs w:val="20"/>
              </w:rPr>
              <w:t xml:space="preserve">Wear PPE as required.  </w:t>
            </w:r>
          </w:p>
        </w:tc>
        <w:tc>
          <w:tcPr>
            <w:tcW w:w="1560" w:type="dxa"/>
            <w:tcBorders>
              <w:top w:val="single" w:color="auto" w:sz="4" w:space="0"/>
              <w:left w:val="single" w:color="auto" w:sz="4" w:space="0"/>
              <w:bottom w:val="single" w:color="auto" w:sz="4" w:space="0"/>
              <w:right w:val="single" w:color="auto" w:sz="4" w:space="0"/>
            </w:tcBorders>
            <w:vAlign w:val="center"/>
          </w:tcPr>
          <w:p w:rsidR="009138DC" w:rsidP="009138DC" w:rsidRDefault="009138DC" w14:paraId="322EA665" w14:textId="77777777">
            <w:pPr>
              <w:tabs>
                <w:tab w:val="left" w:pos="177"/>
              </w:tabs>
              <w:rPr>
                <w:rFonts w:ascii="Arial" w:hAnsi="Arial" w:cs="Arial"/>
                <w:sz w:val="20"/>
                <w:szCs w:val="20"/>
              </w:rPr>
            </w:pPr>
            <w:r w:rsidRPr="0096635B">
              <w:rPr>
                <w:rFonts w:ascii="Arial" w:hAnsi="Arial" w:cs="Arial"/>
                <w:sz w:val="20"/>
                <w:szCs w:val="20"/>
              </w:rPr>
              <w:t>AP Training, Post Training, Post Safety rules</w:t>
            </w:r>
          </w:p>
        </w:tc>
        <w:tc>
          <w:tcPr>
            <w:tcW w:w="2760" w:type="dxa"/>
            <w:tcBorders>
              <w:top w:val="single" w:color="auto" w:sz="4" w:space="0"/>
              <w:left w:val="single" w:color="auto" w:sz="4" w:space="0"/>
              <w:bottom w:val="single" w:color="auto" w:sz="4" w:space="0"/>
              <w:right w:val="single" w:color="auto" w:sz="4" w:space="0"/>
            </w:tcBorders>
            <w:vAlign w:val="center"/>
          </w:tcPr>
          <w:p w:rsidRPr="00F17220" w:rsidR="009138DC" w:rsidP="009138DC" w:rsidRDefault="009138DC" w14:paraId="42B249DB" w14:textId="77777777">
            <w:pPr>
              <w:tabs>
                <w:tab w:val="left" w:pos="177"/>
              </w:tabs>
              <w:rPr>
                <w:sz w:val="20"/>
                <w:szCs w:val="20"/>
              </w:rPr>
            </w:pPr>
            <w:r w:rsidRPr="006332EA">
              <w:rPr>
                <w:sz w:val="20"/>
                <w:szCs w:val="20"/>
              </w:rPr>
              <w:t>Post Training, Post Safety rules</w:t>
            </w:r>
          </w:p>
        </w:tc>
        <w:tc>
          <w:tcPr>
            <w:tcW w:w="3120" w:type="dxa"/>
            <w:tcBorders>
              <w:top w:val="nil"/>
              <w:left w:val="single" w:color="auto" w:sz="4" w:space="0"/>
              <w:bottom w:val="nil"/>
              <w:right w:val="single" w:color="auto" w:sz="4" w:space="0"/>
            </w:tcBorders>
            <w:vAlign w:val="center"/>
          </w:tcPr>
          <w:p w:rsidR="009138DC" w:rsidP="009138DC" w:rsidRDefault="009138DC" w14:paraId="4CC8363E" w14:textId="77777777">
            <w:pPr>
              <w:tabs>
                <w:tab w:val="left" w:pos="177"/>
              </w:tabs>
              <w:ind w:left="-108"/>
              <w:jc w:val="center"/>
              <w:rPr>
                <w:rFonts w:ascii="Arial" w:hAnsi="Arial" w:cs="Arial"/>
                <w:b/>
                <w:sz w:val="32"/>
                <w:szCs w:val="32"/>
              </w:rPr>
            </w:pPr>
          </w:p>
        </w:tc>
        <w:tc>
          <w:tcPr>
            <w:tcW w:w="1440" w:type="dxa"/>
            <w:tcBorders>
              <w:top w:val="nil"/>
              <w:left w:val="single" w:color="auto" w:sz="4" w:space="0"/>
              <w:bottom w:val="nil"/>
              <w:right w:val="single" w:color="auto" w:sz="4" w:space="0"/>
            </w:tcBorders>
          </w:tcPr>
          <w:p w:rsidRPr="00E94B3D" w:rsidR="009138DC" w:rsidP="009138DC" w:rsidRDefault="009138DC" w14:paraId="37D5C0A4" w14:textId="77777777">
            <w:pPr>
              <w:jc w:val="center"/>
            </w:pPr>
          </w:p>
        </w:tc>
      </w:tr>
      <w:tr w:rsidR="009138DC" w:rsidTr="002E3C0D" w14:paraId="0C74D391" w14:textId="77777777">
        <w:trPr>
          <w:cantSplit/>
          <w:trHeight w:val="467"/>
          <w:tblHeader/>
        </w:trPr>
        <w:tc>
          <w:tcPr>
            <w:tcW w:w="3720" w:type="dxa"/>
            <w:vAlign w:val="center"/>
          </w:tcPr>
          <w:p w:rsidRPr="00276320" w:rsidR="009138DC" w:rsidP="009138DC" w:rsidRDefault="009138DC" w14:paraId="69384D68" w14:textId="77777777">
            <w:pPr>
              <w:ind w:right="17" w:firstLine="12"/>
              <w:jc w:val="center"/>
              <w:rPr>
                <w:rFonts w:ascii="Arial" w:hAnsi="Arial" w:cs="Arial"/>
                <w:b/>
                <w:bCs/>
                <w:sz w:val="20"/>
                <w:szCs w:val="20"/>
              </w:rPr>
            </w:pPr>
          </w:p>
        </w:tc>
        <w:tc>
          <w:tcPr>
            <w:tcW w:w="3840" w:type="dxa"/>
            <w:gridSpan w:val="2"/>
            <w:tcBorders>
              <w:right w:val="single" w:color="auto" w:sz="4" w:space="0"/>
            </w:tcBorders>
          </w:tcPr>
          <w:p w:rsidRPr="00276320" w:rsidR="009138DC" w:rsidP="009138DC" w:rsidRDefault="009138DC" w14:paraId="2FFE7AC1" w14:textId="77777777">
            <w:pPr>
              <w:ind w:left="-108" w:right="-108"/>
              <w:jc w:val="center"/>
              <w:rPr>
                <w:rFonts w:ascii="Arial" w:hAnsi="Arial" w:cs="Arial"/>
                <w:b/>
                <w:bCs/>
                <w:sz w:val="20"/>
                <w:szCs w:val="20"/>
              </w:rPr>
            </w:pPr>
            <w:r>
              <w:rPr>
                <w:b/>
                <w:bCs/>
              </w:rPr>
              <w:t>PROCESS STEP: NC US2</w:t>
            </w:r>
          </w:p>
        </w:tc>
        <w:tc>
          <w:tcPr>
            <w:tcW w:w="5880" w:type="dxa"/>
            <w:gridSpan w:val="2"/>
            <w:tcBorders>
              <w:left w:val="single" w:color="auto" w:sz="4" w:space="0"/>
              <w:bottom w:val="single" w:color="auto" w:sz="4" w:space="0"/>
              <w:right w:val="single" w:color="auto" w:sz="4" w:space="0"/>
            </w:tcBorders>
            <w:vAlign w:val="center"/>
          </w:tcPr>
          <w:p w:rsidRPr="00276320" w:rsidR="009138DC" w:rsidP="009138DC" w:rsidRDefault="009138DC" w14:paraId="50B80E23" w14:textId="77777777">
            <w:pPr>
              <w:tabs>
                <w:tab w:val="left" w:pos="177"/>
              </w:tabs>
              <w:ind w:left="-108"/>
              <w:jc w:val="center"/>
              <w:rPr>
                <w:rFonts w:ascii="Arial" w:hAnsi="Arial" w:cs="Arial"/>
                <w:b/>
                <w:sz w:val="20"/>
                <w:szCs w:val="20"/>
              </w:rPr>
            </w:pPr>
            <w:r>
              <w:rPr>
                <w:b/>
                <w:bCs/>
              </w:rPr>
              <w:t>Activity:</w:t>
            </w:r>
            <w:r>
              <w:rPr>
                <w:b/>
                <w:bCs/>
                <w:lang w:val="fr-FR"/>
              </w:rPr>
              <w:t xml:space="preserve"> Operation of Equipment </w:t>
            </w:r>
          </w:p>
        </w:tc>
        <w:tc>
          <w:tcPr>
            <w:tcW w:w="2760" w:type="dxa"/>
            <w:tcBorders>
              <w:left w:val="single" w:color="auto" w:sz="4" w:space="0"/>
              <w:bottom w:val="nil"/>
              <w:right w:val="single" w:color="auto" w:sz="4" w:space="0"/>
            </w:tcBorders>
          </w:tcPr>
          <w:p w:rsidRPr="00276320" w:rsidR="009138DC" w:rsidP="009138DC" w:rsidRDefault="009138DC" w14:paraId="40032E41" w14:textId="77777777">
            <w:pPr>
              <w:tabs>
                <w:tab w:val="left" w:pos="177"/>
              </w:tabs>
              <w:ind w:left="-108"/>
              <w:jc w:val="center"/>
              <w:rPr>
                <w:rFonts w:ascii="Arial" w:hAnsi="Arial" w:cs="Arial"/>
                <w:b/>
                <w:sz w:val="20"/>
                <w:szCs w:val="20"/>
              </w:rPr>
            </w:pPr>
          </w:p>
        </w:tc>
        <w:tc>
          <w:tcPr>
            <w:tcW w:w="3120" w:type="dxa"/>
            <w:tcBorders>
              <w:top w:val="nil"/>
              <w:left w:val="single" w:color="auto" w:sz="4" w:space="0"/>
              <w:bottom w:val="nil"/>
              <w:right w:val="nil"/>
            </w:tcBorders>
            <w:vAlign w:val="center"/>
          </w:tcPr>
          <w:p w:rsidR="009138DC" w:rsidP="009138DC" w:rsidRDefault="009138DC" w14:paraId="55124FC6" w14:textId="77777777">
            <w:pPr>
              <w:tabs>
                <w:tab w:val="left" w:pos="177"/>
              </w:tabs>
              <w:ind w:left="-108"/>
              <w:jc w:val="center"/>
              <w:rPr>
                <w:rFonts w:ascii="Arial" w:hAnsi="Arial" w:cs="Arial"/>
                <w:b/>
              </w:rPr>
            </w:pPr>
          </w:p>
        </w:tc>
        <w:tc>
          <w:tcPr>
            <w:tcW w:w="1440" w:type="dxa"/>
            <w:tcBorders>
              <w:top w:val="nil"/>
              <w:left w:val="nil"/>
              <w:bottom w:val="nil"/>
              <w:right w:val="nil"/>
            </w:tcBorders>
            <w:vAlign w:val="center"/>
          </w:tcPr>
          <w:p w:rsidR="009138DC" w:rsidP="009138DC" w:rsidRDefault="009138DC" w14:paraId="3A8B48CE" w14:textId="77777777">
            <w:pPr>
              <w:tabs>
                <w:tab w:val="left" w:pos="177"/>
              </w:tabs>
              <w:ind w:left="-108"/>
              <w:jc w:val="center"/>
              <w:rPr>
                <w:rFonts w:ascii="Arial" w:hAnsi="Arial" w:cs="Arial"/>
                <w:b/>
              </w:rPr>
            </w:pPr>
          </w:p>
        </w:tc>
      </w:tr>
      <w:tr w:rsidR="009138DC" w:rsidTr="002E3C0D" w14:paraId="4E6D82B7" w14:textId="77777777">
        <w:trPr>
          <w:cantSplit/>
          <w:trHeight w:val="467"/>
          <w:tblHeader/>
        </w:trPr>
        <w:tc>
          <w:tcPr>
            <w:tcW w:w="3720" w:type="dxa"/>
            <w:shd w:val="clear" w:color="auto" w:fill="F3F3F3"/>
            <w:vAlign w:val="center"/>
          </w:tcPr>
          <w:p w:rsidRPr="00276320" w:rsidR="009138DC" w:rsidP="009138DC" w:rsidRDefault="009138DC" w14:paraId="78E51526" w14:textId="77777777">
            <w:pPr>
              <w:ind w:right="17" w:firstLine="12"/>
              <w:jc w:val="center"/>
              <w:rPr>
                <w:rFonts w:ascii="Arial" w:hAnsi="Arial" w:cs="Arial"/>
                <w:b/>
                <w:bCs/>
                <w:sz w:val="20"/>
                <w:szCs w:val="20"/>
              </w:rPr>
            </w:pPr>
            <w:r w:rsidRPr="00276320">
              <w:rPr>
                <w:rFonts w:ascii="Arial" w:hAnsi="Arial" w:cs="Arial"/>
                <w:b/>
                <w:bCs/>
                <w:sz w:val="20"/>
                <w:szCs w:val="20"/>
              </w:rPr>
              <w:t>LOCATION</w:t>
            </w:r>
          </w:p>
        </w:tc>
        <w:tc>
          <w:tcPr>
            <w:tcW w:w="3840" w:type="dxa"/>
            <w:gridSpan w:val="2"/>
            <w:tcBorders>
              <w:right w:val="single" w:color="auto" w:sz="4" w:space="0"/>
            </w:tcBorders>
            <w:shd w:val="clear" w:color="auto" w:fill="F3F3F3"/>
          </w:tcPr>
          <w:p w:rsidRPr="00276320" w:rsidR="009138DC" w:rsidP="009138DC" w:rsidRDefault="009138DC" w14:paraId="07694AD8" w14:textId="77777777">
            <w:pPr>
              <w:ind w:left="-108" w:right="-108"/>
              <w:jc w:val="center"/>
              <w:rPr>
                <w:rFonts w:ascii="Arial" w:hAnsi="Arial" w:cs="Arial"/>
                <w:b/>
                <w:bCs/>
                <w:sz w:val="20"/>
                <w:szCs w:val="20"/>
              </w:rPr>
            </w:pPr>
            <w:r w:rsidRPr="00276320">
              <w:rPr>
                <w:rFonts w:ascii="Arial" w:hAnsi="Arial" w:cs="Arial"/>
                <w:b/>
                <w:bCs/>
                <w:sz w:val="20"/>
                <w:szCs w:val="20"/>
              </w:rPr>
              <w:t>HAZARDS IDENTIFICATION</w:t>
            </w:r>
          </w:p>
        </w:tc>
        <w:tc>
          <w:tcPr>
            <w:tcW w:w="4320" w:type="dxa"/>
            <w:tcBorders>
              <w:left w:val="single" w:color="auto" w:sz="4" w:space="0"/>
              <w:bottom w:val="single" w:color="auto" w:sz="4" w:space="0"/>
              <w:right w:val="single" w:color="auto" w:sz="4" w:space="0"/>
            </w:tcBorders>
            <w:shd w:val="clear" w:color="auto" w:fill="F3F3F3"/>
            <w:vAlign w:val="center"/>
          </w:tcPr>
          <w:p w:rsidRPr="00276320" w:rsidR="009138DC" w:rsidP="009138DC" w:rsidRDefault="009138DC" w14:paraId="6D68F3A4" w14:textId="77777777">
            <w:pPr>
              <w:tabs>
                <w:tab w:val="left" w:pos="177"/>
              </w:tabs>
              <w:ind w:left="-108"/>
              <w:jc w:val="center"/>
              <w:rPr>
                <w:rFonts w:ascii="Arial" w:hAnsi="Arial" w:cs="Arial"/>
                <w:b/>
                <w:bCs/>
                <w:sz w:val="20"/>
                <w:szCs w:val="20"/>
              </w:rPr>
            </w:pPr>
            <w:r w:rsidRPr="00276320">
              <w:rPr>
                <w:rFonts w:ascii="Arial" w:hAnsi="Arial" w:cs="Arial"/>
                <w:b/>
                <w:bCs/>
                <w:sz w:val="20"/>
                <w:szCs w:val="20"/>
              </w:rPr>
              <w:t>INSTRUCTIONS - PRECAUTIONS</w:t>
            </w:r>
          </w:p>
        </w:tc>
        <w:tc>
          <w:tcPr>
            <w:tcW w:w="1560" w:type="dxa"/>
            <w:tcBorders>
              <w:left w:val="single" w:color="auto" w:sz="4" w:space="0"/>
              <w:bottom w:val="nil"/>
              <w:right w:val="single" w:color="auto" w:sz="4" w:space="0"/>
            </w:tcBorders>
            <w:shd w:val="clear" w:color="auto" w:fill="F3F3F3"/>
          </w:tcPr>
          <w:p w:rsidRPr="00276320" w:rsidR="009138DC" w:rsidP="009138DC" w:rsidRDefault="009138DC" w14:paraId="6E57DD1A" w14:textId="77777777">
            <w:pPr>
              <w:tabs>
                <w:tab w:val="left" w:pos="177"/>
              </w:tabs>
              <w:ind w:left="-108"/>
              <w:jc w:val="center"/>
              <w:rPr>
                <w:rFonts w:ascii="Arial" w:hAnsi="Arial" w:cs="Arial"/>
                <w:b/>
                <w:sz w:val="20"/>
                <w:szCs w:val="20"/>
              </w:rPr>
            </w:pPr>
            <w:r w:rsidRPr="00276320">
              <w:rPr>
                <w:rFonts w:ascii="Arial" w:hAnsi="Arial" w:cs="Arial"/>
                <w:b/>
                <w:sz w:val="20"/>
                <w:szCs w:val="20"/>
              </w:rPr>
              <w:t>PREVENTION METHOD</w:t>
            </w:r>
          </w:p>
        </w:tc>
        <w:tc>
          <w:tcPr>
            <w:tcW w:w="2760" w:type="dxa"/>
            <w:tcBorders>
              <w:left w:val="single" w:color="auto" w:sz="4" w:space="0"/>
              <w:bottom w:val="nil"/>
              <w:right w:val="single" w:color="auto" w:sz="4" w:space="0"/>
            </w:tcBorders>
            <w:shd w:val="clear" w:color="auto" w:fill="F3F3F3"/>
          </w:tcPr>
          <w:p w:rsidRPr="00276320" w:rsidR="009138DC" w:rsidP="009138DC" w:rsidRDefault="009138DC" w14:paraId="3BCA1878" w14:textId="77777777">
            <w:pPr>
              <w:tabs>
                <w:tab w:val="left" w:pos="177"/>
              </w:tabs>
              <w:ind w:left="-108"/>
              <w:jc w:val="center"/>
              <w:rPr>
                <w:rFonts w:ascii="Arial" w:hAnsi="Arial" w:cs="Arial"/>
                <w:b/>
                <w:sz w:val="20"/>
                <w:szCs w:val="20"/>
              </w:rPr>
            </w:pPr>
            <w:r w:rsidRPr="00276320">
              <w:rPr>
                <w:rFonts w:ascii="Arial" w:hAnsi="Arial" w:cs="Arial"/>
                <w:b/>
                <w:sz w:val="20"/>
                <w:szCs w:val="20"/>
              </w:rPr>
              <w:t>Operational Management</w:t>
            </w:r>
          </w:p>
        </w:tc>
        <w:tc>
          <w:tcPr>
            <w:tcW w:w="3120" w:type="dxa"/>
            <w:tcBorders>
              <w:top w:val="nil"/>
              <w:left w:val="single" w:color="auto" w:sz="4" w:space="0"/>
              <w:bottom w:val="nil"/>
              <w:right w:val="nil"/>
            </w:tcBorders>
            <w:vAlign w:val="center"/>
          </w:tcPr>
          <w:p w:rsidR="009138DC" w:rsidP="009138DC" w:rsidRDefault="009138DC" w14:paraId="53198E55" w14:textId="77777777">
            <w:pPr>
              <w:tabs>
                <w:tab w:val="left" w:pos="177"/>
              </w:tabs>
              <w:ind w:left="-108"/>
              <w:jc w:val="center"/>
              <w:rPr>
                <w:rFonts w:ascii="Arial" w:hAnsi="Arial" w:cs="Arial"/>
                <w:b/>
              </w:rPr>
            </w:pPr>
          </w:p>
        </w:tc>
        <w:tc>
          <w:tcPr>
            <w:tcW w:w="1440" w:type="dxa"/>
            <w:tcBorders>
              <w:top w:val="nil"/>
              <w:left w:val="nil"/>
              <w:bottom w:val="nil"/>
              <w:right w:val="nil"/>
            </w:tcBorders>
            <w:vAlign w:val="center"/>
          </w:tcPr>
          <w:p w:rsidR="009138DC" w:rsidP="009138DC" w:rsidRDefault="009138DC" w14:paraId="16762B72" w14:textId="77777777">
            <w:pPr>
              <w:tabs>
                <w:tab w:val="left" w:pos="177"/>
              </w:tabs>
              <w:ind w:left="-108"/>
              <w:jc w:val="center"/>
              <w:rPr>
                <w:rFonts w:ascii="Arial" w:hAnsi="Arial" w:cs="Arial"/>
                <w:b/>
              </w:rPr>
            </w:pPr>
          </w:p>
        </w:tc>
      </w:tr>
      <w:tr w:rsidR="009138DC" w:rsidTr="002E3C0D" w14:paraId="3A656CD1" w14:textId="77777777">
        <w:trPr>
          <w:cantSplit/>
          <w:trHeight w:val="467"/>
          <w:tblHeader/>
        </w:trPr>
        <w:tc>
          <w:tcPr>
            <w:tcW w:w="3720" w:type="dxa"/>
            <w:shd w:val="clear" w:color="auto" w:fill="F3F3F3"/>
            <w:vAlign w:val="center"/>
          </w:tcPr>
          <w:p w:rsidRPr="00276320" w:rsidR="009138DC" w:rsidP="009138DC" w:rsidRDefault="009138DC" w14:paraId="5A3C7933" w14:textId="77777777">
            <w:pPr>
              <w:ind w:right="17" w:firstLine="12"/>
              <w:jc w:val="center"/>
              <w:rPr>
                <w:rFonts w:ascii="Arial" w:hAnsi="Arial" w:cs="Arial"/>
                <w:sz w:val="20"/>
                <w:szCs w:val="20"/>
              </w:rPr>
            </w:pPr>
            <w:r w:rsidRPr="00276320">
              <w:rPr>
                <w:rFonts w:ascii="Arial" w:hAnsi="Arial" w:cs="Arial"/>
                <w:bCs/>
                <w:sz w:val="20"/>
                <w:szCs w:val="20"/>
              </w:rPr>
              <w:t>Insert Picture w/Title</w:t>
            </w:r>
          </w:p>
        </w:tc>
        <w:tc>
          <w:tcPr>
            <w:tcW w:w="1800" w:type="dxa"/>
            <w:shd w:val="clear" w:color="auto" w:fill="F3F3F3"/>
          </w:tcPr>
          <w:p w:rsidRPr="00276320" w:rsidR="009138DC" w:rsidP="009138DC" w:rsidRDefault="009138DC" w14:paraId="5D0287BF" w14:textId="77777777">
            <w:pPr>
              <w:ind w:left="-108" w:right="-108"/>
              <w:jc w:val="center"/>
              <w:rPr>
                <w:rFonts w:ascii="Arial" w:hAnsi="Arial" w:cs="Arial"/>
                <w:bCs/>
                <w:sz w:val="20"/>
                <w:szCs w:val="20"/>
              </w:rPr>
            </w:pPr>
            <w:r w:rsidRPr="00276320">
              <w:rPr>
                <w:rFonts w:ascii="Arial" w:hAnsi="Arial" w:cs="Arial"/>
                <w:bCs/>
                <w:sz w:val="20"/>
                <w:szCs w:val="20"/>
              </w:rPr>
              <w:t>Hazard Icon</w:t>
            </w:r>
          </w:p>
        </w:tc>
        <w:tc>
          <w:tcPr>
            <w:tcW w:w="2040" w:type="dxa"/>
            <w:tcBorders>
              <w:bottom w:val="single" w:color="auto" w:sz="4" w:space="0"/>
              <w:right w:val="single" w:color="auto" w:sz="4" w:space="0"/>
            </w:tcBorders>
            <w:shd w:val="clear" w:color="auto" w:fill="F3F3F3"/>
            <w:vAlign w:val="center"/>
          </w:tcPr>
          <w:p w:rsidRPr="00276320" w:rsidR="009138DC" w:rsidP="009138DC" w:rsidRDefault="009138DC" w14:paraId="451E8BA5" w14:textId="77777777">
            <w:pPr>
              <w:ind w:left="-108" w:right="-108"/>
              <w:jc w:val="center"/>
              <w:rPr>
                <w:rFonts w:ascii="Arial" w:hAnsi="Arial" w:cs="Arial"/>
                <w:sz w:val="20"/>
                <w:szCs w:val="20"/>
              </w:rPr>
            </w:pPr>
            <w:r w:rsidRPr="00276320">
              <w:rPr>
                <w:rFonts w:ascii="Arial" w:hAnsi="Arial" w:cs="Arial"/>
                <w:bCs/>
                <w:sz w:val="20"/>
                <w:szCs w:val="20"/>
              </w:rPr>
              <w:t>Written Description of Risk</w:t>
            </w:r>
          </w:p>
        </w:tc>
        <w:tc>
          <w:tcPr>
            <w:tcW w:w="4320" w:type="dxa"/>
            <w:tcBorders>
              <w:left w:val="single" w:color="auto" w:sz="4" w:space="0"/>
              <w:bottom w:val="single" w:color="auto" w:sz="4" w:space="0"/>
              <w:right w:val="single" w:color="auto" w:sz="4" w:space="0"/>
            </w:tcBorders>
            <w:shd w:val="clear" w:color="auto" w:fill="F3F3F3"/>
            <w:vAlign w:val="center"/>
          </w:tcPr>
          <w:p w:rsidRPr="00276320" w:rsidR="009138DC" w:rsidP="009138DC" w:rsidRDefault="009138DC" w14:paraId="3FE009F0" w14:textId="77777777">
            <w:pPr>
              <w:tabs>
                <w:tab w:val="left" w:pos="177"/>
              </w:tabs>
              <w:ind w:left="-108"/>
              <w:jc w:val="center"/>
              <w:rPr>
                <w:rFonts w:ascii="Arial" w:hAnsi="Arial" w:cs="Arial"/>
                <w:sz w:val="20"/>
                <w:szCs w:val="20"/>
              </w:rPr>
            </w:pPr>
            <w:r w:rsidRPr="00276320">
              <w:rPr>
                <w:rFonts w:ascii="Arial" w:hAnsi="Arial" w:cs="Arial"/>
                <w:bCs/>
                <w:sz w:val="20"/>
                <w:szCs w:val="20"/>
              </w:rPr>
              <w:t>Short Instruction</w:t>
            </w:r>
          </w:p>
        </w:tc>
        <w:tc>
          <w:tcPr>
            <w:tcW w:w="1560" w:type="dxa"/>
            <w:tcBorders>
              <w:left w:val="single" w:color="auto" w:sz="4" w:space="0"/>
              <w:bottom w:val="nil"/>
              <w:right w:val="single" w:color="auto" w:sz="4" w:space="0"/>
            </w:tcBorders>
            <w:shd w:val="clear" w:color="auto" w:fill="F3F3F3"/>
          </w:tcPr>
          <w:p w:rsidRPr="00276320" w:rsidR="009138DC" w:rsidP="009138DC" w:rsidRDefault="009138DC" w14:paraId="10EA2397" w14:textId="77777777">
            <w:pPr>
              <w:tabs>
                <w:tab w:val="left" w:pos="177"/>
              </w:tabs>
              <w:ind w:left="-108"/>
              <w:jc w:val="center"/>
              <w:rPr>
                <w:rFonts w:ascii="Arial" w:hAnsi="Arial" w:cs="Arial"/>
                <w:sz w:val="20"/>
                <w:szCs w:val="20"/>
              </w:rPr>
            </w:pPr>
            <w:r w:rsidRPr="00276320">
              <w:rPr>
                <w:rFonts w:ascii="Arial" w:hAnsi="Arial" w:cs="Arial"/>
                <w:sz w:val="20"/>
                <w:szCs w:val="20"/>
              </w:rPr>
              <w:t>Prevention</w:t>
            </w:r>
          </w:p>
        </w:tc>
        <w:tc>
          <w:tcPr>
            <w:tcW w:w="2760" w:type="dxa"/>
            <w:tcBorders>
              <w:left w:val="single" w:color="auto" w:sz="4" w:space="0"/>
              <w:bottom w:val="nil"/>
              <w:right w:val="single" w:color="auto" w:sz="4" w:space="0"/>
            </w:tcBorders>
            <w:shd w:val="clear" w:color="auto" w:fill="F3F3F3"/>
          </w:tcPr>
          <w:p w:rsidRPr="00276320" w:rsidR="009138DC" w:rsidP="009138DC" w:rsidRDefault="009138DC" w14:paraId="016424D0" w14:textId="77777777">
            <w:pPr>
              <w:tabs>
                <w:tab w:val="left" w:pos="177"/>
              </w:tabs>
              <w:ind w:left="-108"/>
              <w:jc w:val="center"/>
              <w:rPr>
                <w:rFonts w:ascii="Arial" w:hAnsi="Arial" w:cs="Arial"/>
                <w:sz w:val="20"/>
                <w:szCs w:val="20"/>
              </w:rPr>
            </w:pPr>
            <w:r w:rsidRPr="00276320">
              <w:rPr>
                <w:rFonts w:ascii="Arial" w:hAnsi="Arial" w:cs="Arial"/>
                <w:sz w:val="20"/>
                <w:szCs w:val="20"/>
              </w:rPr>
              <w:t>PV1</w:t>
            </w:r>
          </w:p>
        </w:tc>
        <w:tc>
          <w:tcPr>
            <w:tcW w:w="3120" w:type="dxa"/>
            <w:tcBorders>
              <w:top w:val="nil"/>
              <w:left w:val="single" w:color="auto" w:sz="4" w:space="0"/>
              <w:bottom w:val="nil"/>
              <w:right w:val="nil"/>
            </w:tcBorders>
            <w:vAlign w:val="center"/>
          </w:tcPr>
          <w:p w:rsidR="009138DC" w:rsidP="009138DC" w:rsidRDefault="009138DC" w14:paraId="79E4E194" w14:textId="77777777">
            <w:pPr>
              <w:tabs>
                <w:tab w:val="left" w:pos="177"/>
              </w:tabs>
              <w:ind w:left="-108"/>
              <w:jc w:val="center"/>
              <w:rPr>
                <w:rFonts w:ascii="Arial" w:hAnsi="Arial" w:cs="Arial"/>
                <w:b/>
              </w:rPr>
            </w:pPr>
          </w:p>
        </w:tc>
        <w:tc>
          <w:tcPr>
            <w:tcW w:w="1440" w:type="dxa"/>
            <w:tcBorders>
              <w:top w:val="nil"/>
              <w:left w:val="nil"/>
              <w:bottom w:val="nil"/>
              <w:right w:val="nil"/>
            </w:tcBorders>
            <w:vAlign w:val="center"/>
          </w:tcPr>
          <w:p w:rsidR="009138DC" w:rsidP="009138DC" w:rsidRDefault="009138DC" w14:paraId="5CAED670" w14:textId="77777777">
            <w:pPr>
              <w:tabs>
                <w:tab w:val="left" w:pos="177"/>
              </w:tabs>
              <w:ind w:left="-108"/>
              <w:jc w:val="center"/>
              <w:rPr>
                <w:rFonts w:ascii="Arial" w:hAnsi="Arial" w:cs="Arial"/>
                <w:b/>
              </w:rPr>
            </w:pPr>
          </w:p>
        </w:tc>
      </w:tr>
      <w:tr w:rsidR="009138DC" w:rsidTr="002E3C0D" w14:paraId="75CA9C8F" w14:textId="77777777">
        <w:trPr>
          <w:cantSplit/>
          <w:trHeight w:val="70"/>
        </w:trPr>
        <w:tc>
          <w:tcPr>
            <w:tcW w:w="3720" w:type="dxa"/>
            <w:shd w:val="clear" w:color="auto" w:fill="000000"/>
            <w:vAlign w:val="center"/>
          </w:tcPr>
          <w:p w:rsidR="009138DC" w:rsidP="009138DC" w:rsidRDefault="009138DC" w14:paraId="600C5781" w14:textId="77777777">
            <w:pPr>
              <w:ind w:right="17" w:firstLine="12"/>
              <w:jc w:val="center"/>
              <w:rPr>
                <w:rFonts w:ascii="Arial" w:hAnsi="Arial" w:cs="Arial"/>
                <w:b/>
              </w:rPr>
            </w:pPr>
          </w:p>
        </w:tc>
        <w:tc>
          <w:tcPr>
            <w:tcW w:w="1800" w:type="dxa"/>
            <w:shd w:val="clear" w:color="auto" w:fill="000000"/>
          </w:tcPr>
          <w:p w:rsidRPr="00105B38" w:rsidR="009138DC" w:rsidP="009138DC" w:rsidRDefault="009138DC" w14:paraId="5485D7F0" w14:textId="77777777">
            <w:pPr>
              <w:ind w:left="-108" w:right="-108"/>
              <w:rPr>
                <w:rFonts w:ascii="Arial" w:hAnsi="Arial" w:cs="Arial"/>
                <w:b/>
              </w:rPr>
            </w:pPr>
          </w:p>
        </w:tc>
        <w:tc>
          <w:tcPr>
            <w:tcW w:w="2040" w:type="dxa"/>
            <w:tcBorders>
              <w:bottom w:val="single" w:color="auto" w:sz="4" w:space="0"/>
              <w:right w:val="single" w:color="auto" w:sz="4" w:space="0"/>
            </w:tcBorders>
            <w:shd w:val="clear" w:color="auto" w:fill="000000"/>
            <w:vAlign w:val="center"/>
          </w:tcPr>
          <w:p w:rsidRPr="00105B38" w:rsidR="009138DC" w:rsidP="009138DC" w:rsidRDefault="009138DC" w14:paraId="2DB9F77E" w14:textId="77777777">
            <w:pPr>
              <w:ind w:left="-108" w:right="-108"/>
              <w:rPr>
                <w:rFonts w:ascii="Arial" w:hAnsi="Arial" w:cs="Arial"/>
                <w:b/>
              </w:rPr>
            </w:pPr>
          </w:p>
        </w:tc>
        <w:tc>
          <w:tcPr>
            <w:tcW w:w="4320" w:type="dxa"/>
            <w:tcBorders>
              <w:left w:val="single" w:color="auto" w:sz="4" w:space="0"/>
              <w:bottom w:val="single" w:color="auto" w:sz="4" w:space="0"/>
              <w:right w:val="single" w:color="auto" w:sz="4" w:space="0"/>
            </w:tcBorders>
            <w:shd w:val="clear" w:color="auto" w:fill="000000"/>
            <w:vAlign w:val="center"/>
          </w:tcPr>
          <w:p w:rsidR="009138DC" w:rsidP="009138DC" w:rsidRDefault="009138DC" w14:paraId="5258666D" w14:textId="77777777">
            <w:pPr>
              <w:tabs>
                <w:tab w:val="left" w:pos="177"/>
              </w:tabs>
              <w:ind w:left="-108"/>
              <w:jc w:val="center"/>
              <w:rPr>
                <w:rFonts w:ascii="Arial" w:hAnsi="Arial" w:cs="Arial"/>
                <w:b/>
                <w:bCs/>
              </w:rPr>
            </w:pPr>
          </w:p>
        </w:tc>
        <w:tc>
          <w:tcPr>
            <w:tcW w:w="1560" w:type="dxa"/>
            <w:tcBorders>
              <w:left w:val="single" w:color="auto" w:sz="4" w:space="0"/>
              <w:bottom w:val="nil"/>
              <w:right w:val="single" w:color="auto" w:sz="4" w:space="0"/>
            </w:tcBorders>
            <w:shd w:val="clear" w:color="auto" w:fill="000000"/>
          </w:tcPr>
          <w:p w:rsidRPr="00E94B3D" w:rsidR="009138DC" w:rsidP="009138DC" w:rsidRDefault="009138DC" w14:paraId="245E52A5" w14:textId="77777777">
            <w:pPr>
              <w:tabs>
                <w:tab w:val="left" w:pos="177"/>
              </w:tabs>
              <w:ind w:left="-108"/>
              <w:jc w:val="center"/>
              <w:rPr>
                <w:rFonts w:ascii="Arial" w:hAnsi="Arial" w:cs="Arial"/>
                <w:b/>
                <w:sz w:val="28"/>
                <w:szCs w:val="28"/>
              </w:rPr>
            </w:pPr>
          </w:p>
        </w:tc>
        <w:tc>
          <w:tcPr>
            <w:tcW w:w="2760" w:type="dxa"/>
            <w:tcBorders>
              <w:left w:val="single" w:color="auto" w:sz="4" w:space="0"/>
              <w:bottom w:val="nil"/>
              <w:right w:val="single" w:color="auto" w:sz="4" w:space="0"/>
            </w:tcBorders>
            <w:shd w:val="clear" w:color="auto" w:fill="000000"/>
          </w:tcPr>
          <w:p w:rsidRPr="00E94B3D" w:rsidR="009138DC" w:rsidP="009138DC" w:rsidRDefault="009138DC" w14:paraId="51953EC2" w14:textId="77777777">
            <w:pPr>
              <w:tabs>
                <w:tab w:val="left" w:pos="177"/>
              </w:tabs>
              <w:ind w:left="-108"/>
              <w:jc w:val="center"/>
              <w:rPr>
                <w:rFonts w:ascii="Arial" w:hAnsi="Arial" w:cs="Arial"/>
                <w:b/>
                <w:sz w:val="28"/>
                <w:szCs w:val="28"/>
              </w:rPr>
            </w:pPr>
          </w:p>
        </w:tc>
        <w:tc>
          <w:tcPr>
            <w:tcW w:w="3120" w:type="dxa"/>
            <w:tcBorders>
              <w:top w:val="nil"/>
              <w:left w:val="single" w:color="auto" w:sz="4" w:space="0"/>
              <w:bottom w:val="nil"/>
              <w:right w:val="nil"/>
            </w:tcBorders>
            <w:shd w:val="clear" w:color="auto" w:fill="000000"/>
            <w:vAlign w:val="center"/>
          </w:tcPr>
          <w:p w:rsidRPr="00E94B3D" w:rsidR="009138DC" w:rsidP="009138DC" w:rsidRDefault="009138DC" w14:paraId="659588DE" w14:textId="77777777">
            <w:pPr>
              <w:tabs>
                <w:tab w:val="left" w:pos="177"/>
              </w:tabs>
              <w:ind w:left="-108"/>
              <w:jc w:val="center"/>
              <w:rPr>
                <w:rFonts w:ascii="Arial" w:hAnsi="Arial" w:cs="Arial"/>
                <w:b/>
                <w:sz w:val="28"/>
                <w:szCs w:val="28"/>
              </w:rPr>
            </w:pPr>
          </w:p>
        </w:tc>
        <w:tc>
          <w:tcPr>
            <w:tcW w:w="1440" w:type="dxa"/>
            <w:tcBorders>
              <w:top w:val="nil"/>
              <w:left w:val="nil"/>
              <w:bottom w:val="nil"/>
              <w:right w:val="nil"/>
            </w:tcBorders>
            <w:shd w:val="clear" w:color="auto" w:fill="000000"/>
            <w:vAlign w:val="center"/>
          </w:tcPr>
          <w:p w:rsidRPr="00E94B3D" w:rsidR="009138DC" w:rsidP="009138DC" w:rsidRDefault="009138DC" w14:paraId="34B0982C" w14:textId="77777777">
            <w:pPr>
              <w:tabs>
                <w:tab w:val="left" w:pos="177"/>
              </w:tabs>
              <w:ind w:left="-108"/>
              <w:jc w:val="center"/>
              <w:rPr>
                <w:rFonts w:ascii="Arial" w:hAnsi="Arial" w:cs="Arial"/>
                <w:b/>
              </w:rPr>
            </w:pPr>
          </w:p>
        </w:tc>
      </w:tr>
      <w:tr w:rsidR="009138DC" w:rsidTr="002E3C0D" w14:paraId="7EB52C2B" w14:textId="77777777">
        <w:trPr>
          <w:cantSplit/>
          <w:trHeight w:val="791"/>
        </w:trPr>
        <w:tc>
          <w:tcPr>
            <w:tcW w:w="3720" w:type="dxa"/>
            <w:tcBorders>
              <w:bottom w:val="single" w:color="auto" w:sz="4" w:space="0"/>
            </w:tcBorders>
            <w:vAlign w:val="center"/>
          </w:tcPr>
          <w:p w:rsidR="009138DC" w:rsidP="009138DC" w:rsidRDefault="00921805" w14:paraId="78E50C36" w14:textId="1F7EAED2">
            <w:pPr>
              <w:ind w:left="132" w:right="17" w:firstLine="12"/>
              <w:jc w:val="center"/>
              <w:rPr>
                <w:rFonts w:ascii="Arial" w:hAnsi="Arial" w:cs="Arial"/>
                <w:b/>
              </w:rPr>
            </w:pPr>
            <w:r>
              <w:rPr>
                <w:rFonts w:ascii="Arial" w:hAnsi="Arial" w:cs="Arial"/>
                <w:b/>
                <w:noProof/>
              </w:rPr>
              <w:drawing>
                <wp:inline distT="0" distB="0" distL="0" distR="0" wp14:anchorId="72BEDAF5" wp14:editId="5B1CA48D">
                  <wp:extent cx="1885950" cy="1400175"/>
                  <wp:effectExtent l="0" t="0" r="0" b="0"/>
                  <wp:docPr id="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85950" cy="1400175"/>
                          </a:xfrm>
                          <a:prstGeom prst="rect">
                            <a:avLst/>
                          </a:prstGeom>
                          <a:noFill/>
                          <a:ln>
                            <a:noFill/>
                          </a:ln>
                        </pic:spPr>
                      </pic:pic>
                    </a:graphicData>
                  </a:graphic>
                </wp:inline>
              </w:drawing>
            </w:r>
          </w:p>
        </w:tc>
        <w:tc>
          <w:tcPr>
            <w:tcW w:w="1800" w:type="dxa"/>
            <w:tcBorders>
              <w:bottom w:val="single" w:color="auto" w:sz="4" w:space="0"/>
            </w:tcBorders>
          </w:tcPr>
          <w:p w:rsidR="009138DC" w:rsidP="009138DC" w:rsidRDefault="00921805" w14:paraId="061273F9" w14:textId="245CC077">
            <w:pPr>
              <w:ind w:left="-108" w:right="-108"/>
              <w:jc w:val="center"/>
              <w:rPr>
                <w:rFonts w:ascii="Arial" w:hAnsi="Arial" w:cs="Arial"/>
                <w:sz w:val="20"/>
                <w:szCs w:val="20"/>
              </w:rPr>
            </w:pPr>
            <w:r>
              <w:rPr>
                <w:rFonts w:ascii="Arial" w:hAnsi="Arial" w:cs="Arial"/>
                <w:noProof/>
                <w:sz w:val="20"/>
                <w:szCs w:val="20"/>
                <w:lang w:eastAsia="en-US"/>
              </w:rPr>
              <w:drawing>
                <wp:inline distT="0" distB="0" distL="0" distR="0" wp14:anchorId="1EE2D248" wp14:editId="35BCBAF3">
                  <wp:extent cx="381000" cy="361950"/>
                  <wp:effectExtent l="0" t="0" r="0" b="0"/>
                  <wp:docPr id="31" name="Picture 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009138DC" w:rsidP="009138DC" w:rsidRDefault="009138DC" w14:paraId="0CF7D0C8" w14:textId="77777777">
            <w:pPr>
              <w:ind w:left="-108" w:right="-108"/>
              <w:rPr>
                <w:rFonts w:ascii="Arial" w:hAnsi="Arial" w:cs="Arial"/>
                <w:sz w:val="20"/>
                <w:szCs w:val="20"/>
              </w:rPr>
            </w:pPr>
          </w:p>
          <w:p w:rsidR="009138DC" w:rsidP="009138DC" w:rsidRDefault="009138DC" w14:paraId="1A113A69" w14:textId="77777777">
            <w:pPr>
              <w:ind w:left="-108" w:right="-108"/>
              <w:jc w:val="center"/>
              <w:rPr>
                <w:rFonts w:ascii="Arial" w:hAnsi="Arial" w:cs="Arial"/>
                <w:sz w:val="20"/>
                <w:szCs w:val="20"/>
              </w:rPr>
            </w:pPr>
          </w:p>
          <w:p w:rsidR="009138DC" w:rsidP="009138DC" w:rsidRDefault="009138DC" w14:paraId="21FA9900" w14:textId="77777777">
            <w:pPr>
              <w:ind w:left="-108" w:right="-108"/>
              <w:jc w:val="center"/>
              <w:rPr>
                <w:rFonts w:ascii="Arial" w:hAnsi="Arial" w:cs="Arial"/>
                <w:sz w:val="20"/>
                <w:szCs w:val="20"/>
              </w:rPr>
            </w:pPr>
          </w:p>
          <w:p w:rsidRPr="005F3D62" w:rsidR="009138DC" w:rsidP="009138DC" w:rsidRDefault="00921805" w14:paraId="25CC5A16" w14:textId="15DA2AE0">
            <w:pPr>
              <w:ind w:left="-108" w:right="-108"/>
              <w:jc w:val="center"/>
              <w:rPr>
                <w:rFonts w:ascii="Arial" w:hAnsi="Arial" w:cs="Arial"/>
                <w:sz w:val="20"/>
                <w:szCs w:val="20"/>
              </w:rPr>
            </w:pPr>
            <w:r>
              <w:rPr>
                <w:rFonts w:ascii="Arial" w:hAnsi="Arial" w:cs="Arial"/>
                <w:noProof/>
                <w:sz w:val="20"/>
                <w:szCs w:val="20"/>
              </w:rPr>
              <w:drawing>
                <wp:inline distT="0" distB="0" distL="0" distR="0" wp14:anchorId="7EA9CF92" wp14:editId="0CB4F9A7">
                  <wp:extent cx="371475" cy="371475"/>
                  <wp:effectExtent l="0" t="0" r="0" b="0"/>
                  <wp:docPr id="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tc>
        <w:tc>
          <w:tcPr>
            <w:tcW w:w="2040" w:type="dxa"/>
            <w:tcBorders>
              <w:bottom w:val="single" w:color="auto" w:sz="4" w:space="0"/>
              <w:right w:val="single" w:color="auto" w:sz="4" w:space="0"/>
            </w:tcBorders>
            <w:vAlign w:val="center"/>
          </w:tcPr>
          <w:p w:rsidRPr="0096635B" w:rsidR="009138DC" w:rsidP="009138DC" w:rsidRDefault="009138DC" w14:paraId="2BA8C39A" w14:textId="77777777">
            <w:pPr>
              <w:ind w:left="12" w:right="-108" w:hanging="12"/>
              <w:rPr>
                <w:rFonts w:ascii="Arial" w:hAnsi="Arial" w:cs="Arial"/>
                <w:sz w:val="20"/>
                <w:szCs w:val="20"/>
              </w:rPr>
            </w:pPr>
            <w:r w:rsidRPr="0096635B">
              <w:rPr>
                <w:rFonts w:ascii="Arial" w:hAnsi="Arial" w:cs="Arial"/>
                <w:sz w:val="20"/>
                <w:szCs w:val="20"/>
              </w:rPr>
              <w:t>Risk of damage to eyes or weld splatter burns.</w:t>
            </w:r>
            <w:r w:rsidRPr="0096635B">
              <w:rPr>
                <w:rFonts w:ascii="Arial" w:hAnsi="Arial" w:cs="Arial"/>
                <w:sz w:val="20"/>
                <w:szCs w:val="20"/>
              </w:rPr>
              <w:tab/>
            </w:r>
          </w:p>
          <w:p w:rsidRPr="005F3D62" w:rsidR="009138DC" w:rsidP="009138DC" w:rsidRDefault="009138DC" w14:paraId="0464BAF9" w14:textId="77777777">
            <w:pPr>
              <w:ind w:left="12" w:right="-108" w:hanging="12"/>
              <w:rPr>
                <w:rFonts w:ascii="Arial" w:hAnsi="Arial" w:cs="Arial"/>
                <w:sz w:val="20"/>
                <w:szCs w:val="20"/>
              </w:rPr>
            </w:pPr>
            <w:r w:rsidRPr="0096635B">
              <w:rPr>
                <w:rFonts w:ascii="Arial" w:hAnsi="Arial" w:cs="Arial"/>
                <w:sz w:val="20"/>
                <w:szCs w:val="20"/>
              </w:rPr>
              <w:tab/>
            </w:r>
            <w:r w:rsidRPr="0096635B">
              <w:rPr>
                <w:rFonts w:ascii="Arial" w:hAnsi="Arial" w:cs="Arial"/>
                <w:sz w:val="20"/>
                <w:szCs w:val="20"/>
              </w:rPr>
              <w:t>Apply practical knowledge and lessons from AP!</w:t>
            </w:r>
          </w:p>
        </w:tc>
        <w:tc>
          <w:tcPr>
            <w:tcW w:w="4320" w:type="dxa"/>
            <w:tcBorders>
              <w:left w:val="single" w:color="auto" w:sz="4" w:space="0"/>
              <w:bottom w:val="single" w:color="auto" w:sz="4" w:space="0"/>
              <w:right w:val="single" w:color="auto" w:sz="4" w:space="0"/>
            </w:tcBorders>
            <w:vAlign w:val="center"/>
          </w:tcPr>
          <w:p w:rsidRPr="0096635B" w:rsidR="009138DC" w:rsidP="009138DC" w:rsidRDefault="009138DC" w14:paraId="276595A3" w14:textId="77777777">
            <w:pPr>
              <w:tabs>
                <w:tab w:val="left" w:pos="177"/>
              </w:tabs>
              <w:ind w:firstLine="12"/>
              <w:rPr>
                <w:rFonts w:ascii="Arial" w:hAnsi="Arial" w:cs="Arial"/>
                <w:sz w:val="20"/>
                <w:szCs w:val="20"/>
              </w:rPr>
            </w:pPr>
            <w:r w:rsidRPr="0096635B">
              <w:rPr>
                <w:rFonts w:ascii="Arial" w:hAnsi="Arial" w:cs="Arial"/>
                <w:b/>
                <w:color w:val="FF0000"/>
                <w:sz w:val="20"/>
                <w:szCs w:val="20"/>
              </w:rPr>
              <w:t>Certification is required</w:t>
            </w:r>
            <w:r w:rsidRPr="0096635B">
              <w:rPr>
                <w:rFonts w:ascii="Arial" w:hAnsi="Arial" w:cs="Arial"/>
                <w:sz w:val="20"/>
                <w:szCs w:val="20"/>
              </w:rPr>
              <w:t xml:space="preserve"> to operate</w:t>
            </w:r>
          </w:p>
          <w:p w:rsidRPr="005F3D62" w:rsidR="009138DC" w:rsidP="009138DC" w:rsidRDefault="009138DC" w14:paraId="7F2A4403" w14:textId="77777777">
            <w:pPr>
              <w:tabs>
                <w:tab w:val="left" w:pos="177"/>
              </w:tabs>
              <w:ind w:firstLine="12"/>
              <w:jc w:val="center"/>
              <w:rPr>
                <w:rFonts w:ascii="Arial" w:hAnsi="Arial" w:cs="Arial"/>
                <w:bCs/>
                <w:sz w:val="20"/>
                <w:szCs w:val="20"/>
              </w:rPr>
            </w:pPr>
            <w:r w:rsidRPr="0096635B">
              <w:rPr>
                <w:rFonts w:ascii="Arial" w:hAnsi="Arial" w:cs="Arial"/>
                <w:sz w:val="20"/>
                <w:szCs w:val="20"/>
              </w:rPr>
              <w:t xml:space="preserve">Wear PPE as required.  </w:t>
            </w:r>
          </w:p>
        </w:tc>
        <w:tc>
          <w:tcPr>
            <w:tcW w:w="1560" w:type="dxa"/>
            <w:tcBorders>
              <w:left w:val="single" w:color="auto" w:sz="4" w:space="0"/>
              <w:bottom w:val="single" w:color="auto" w:sz="4" w:space="0"/>
              <w:right w:val="single" w:color="auto" w:sz="4" w:space="0"/>
            </w:tcBorders>
            <w:vAlign w:val="center"/>
          </w:tcPr>
          <w:p w:rsidRPr="001B62B5" w:rsidR="009138DC" w:rsidP="009138DC" w:rsidRDefault="009138DC" w14:paraId="138010F7" w14:textId="77777777">
            <w:pPr>
              <w:tabs>
                <w:tab w:val="left" w:pos="177"/>
              </w:tabs>
              <w:rPr>
                <w:rFonts w:ascii="Arial" w:hAnsi="Arial" w:cs="Arial"/>
                <w:bCs/>
                <w:sz w:val="20"/>
                <w:szCs w:val="20"/>
              </w:rPr>
            </w:pPr>
            <w:r>
              <w:rPr>
                <w:rFonts w:ascii="Arial" w:hAnsi="Arial" w:cs="Arial"/>
                <w:bCs/>
                <w:sz w:val="20"/>
                <w:szCs w:val="20"/>
              </w:rPr>
              <w:t>PPE, training, attention to detail</w:t>
            </w:r>
            <w:r>
              <w:t xml:space="preserve">, </w:t>
            </w:r>
            <w:r w:rsidRPr="0096635B">
              <w:rPr>
                <w:rFonts w:ascii="Arial" w:hAnsi="Arial" w:cs="Arial"/>
                <w:bCs/>
                <w:sz w:val="20"/>
                <w:szCs w:val="20"/>
              </w:rPr>
              <w:t>AP Training, Post Training, Post Safety rules</w:t>
            </w:r>
          </w:p>
        </w:tc>
        <w:tc>
          <w:tcPr>
            <w:tcW w:w="2760" w:type="dxa"/>
            <w:tcBorders>
              <w:left w:val="single" w:color="auto" w:sz="4" w:space="0"/>
              <w:bottom w:val="single" w:color="auto" w:sz="4" w:space="0"/>
              <w:right w:val="single" w:color="auto" w:sz="4" w:space="0"/>
            </w:tcBorders>
            <w:vAlign w:val="center"/>
          </w:tcPr>
          <w:p w:rsidRPr="001B62B5" w:rsidR="009138DC" w:rsidP="009138DC" w:rsidRDefault="009138DC" w14:paraId="3317A088" w14:textId="77777777">
            <w:pPr>
              <w:tabs>
                <w:tab w:val="left" w:pos="177"/>
              </w:tabs>
              <w:rPr>
                <w:rFonts w:ascii="Arial" w:hAnsi="Arial" w:cs="Arial"/>
                <w:bCs/>
                <w:sz w:val="20"/>
                <w:szCs w:val="20"/>
              </w:rPr>
            </w:pPr>
            <w:r w:rsidRPr="00F17220">
              <w:rPr>
                <w:sz w:val="20"/>
                <w:szCs w:val="20"/>
              </w:rPr>
              <w:t>Post Training, Post Safety rules</w:t>
            </w:r>
          </w:p>
        </w:tc>
        <w:tc>
          <w:tcPr>
            <w:tcW w:w="3120" w:type="dxa"/>
            <w:tcBorders>
              <w:top w:val="nil"/>
              <w:left w:val="single" w:color="auto" w:sz="4" w:space="0"/>
              <w:bottom w:val="nil"/>
              <w:right w:val="nil"/>
            </w:tcBorders>
            <w:vAlign w:val="center"/>
          </w:tcPr>
          <w:p w:rsidRPr="00E94B3D" w:rsidR="009138DC" w:rsidP="009138DC" w:rsidRDefault="009138DC" w14:paraId="2C766237" w14:textId="77777777">
            <w:pPr>
              <w:tabs>
                <w:tab w:val="left" w:pos="177"/>
              </w:tabs>
              <w:ind w:left="-108"/>
              <w:jc w:val="center"/>
              <w:rPr>
                <w:rFonts w:ascii="Arial" w:hAnsi="Arial" w:cs="Arial"/>
                <w:b/>
                <w:sz w:val="28"/>
                <w:szCs w:val="28"/>
              </w:rPr>
            </w:pPr>
          </w:p>
        </w:tc>
        <w:tc>
          <w:tcPr>
            <w:tcW w:w="1440" w:type="dxa"/>
            <w:tcBorders>
              <w:top w:val="nil"/>
              <w:left w:val="nil"/>
              <w:bottom w:val="nil"/>
              <w:right w:val="nil"/>
            </w:tcBorders>
            <w:vAlign w:val="center"/>
          </w:tcPr>
          <w:p w:rsidRPr="00E94B3D" w:rsidR="009138DC" w:rsidP="009138DC" w:rsidRDefault="009138DC" w14:paraId="54A2A588" w14:textId="77777777">
            <w:pPr>
              <w:tabs>
                <w:tab w:val="left" w:pos="177"/>
              </w:tabs>
              <w:ind w:left="-108"/>
              <w:jc w:val="center"/>
              <w:rPr>
                <w:rFonts w:ascii="Arial" w:hAnsi="Arial" w:cs="Arial"/>
                <w:b/>
              </w:rPr>
            </w:pPr>
          </w:p>
        </w:tc>
      </w:tr>
      <w:tr w:rsidR="009138DC" w:rsidTr="002E3C0D" w14:paraId="65673695" w14:textId="77777777">
        <w:trPr>
          <w:cantSplit/>
          <w:trHeight w:val="791"/>
        </w:trPr>
        <w:tc>
          <w:tcPr>
            <w:tcW w:w="3720" w:type="dxa"/>
            <w:tcBorders>
              <w:bottom w:val="single" w:color="auto" w:sz="4" w:space="0"/>
            </w:tcBorders>
            <w:vAlign w:val="center"/>
          </w:tcPr>
          <w:p w:rsidR="009138DC" w:rsidP="009138DC" w:rsidRDefault="00921805" w14:paraId="076C5EB1" w14:textId="08B16FD0">
            <w:pPr>
              <w:ind w:left="132" w:right="17"/>
              <w:jc w:val="center"/>
              <w:rPr>
                <w:rFonts w:ascii="Arial" w:hAnsi="Arial" w:cs="Arial"/>
                <w:b/>
              </w:rPr>
            </w:pPr>
            <w:r>
              <w:rPr>
                <w:rFonts w:ascii="Arial" w:hAnsi="Arial" w:cs="Arial"/>
                <w:b/>
                <w:noProof/>
              </w:rPr>
              <w:drawing>
                <wp:inline distT="0" distB="0" distL="0" distR="0" wp14:anchorId="538D15D0" wp14:editId="31DBDF92">
                  <wp:extent cx="1885950" cy="1419225"/>
                  <wp:effectExtent l="0" t="0" r="0" b="0"/>
                  <wp:docPr id="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85950" cy="1419225"/>
                          </a:xfrm>
                          <a:prstGeom prst="rect">
                            <a:avLst/>
                          </a:prstGeom>
                          <a:noFill/>
                          <a:ln>
                            <a:noFill/>
                          </a:ln>
                        </pic:spPr>
                      </pic:pic>
                    </a:graphicData>
                  </a:graphic>
                </wp:inline>
              </w:drawing>
            </w:r>
          </w:p>
        </w:tc>
        <w:tc>
          <w:tcPr>
            <w:tcW w:w="1800" w:type="dxa"/>
            <w:tcBorders>
              <w:bottom w:val="single" w:color="auto" w:sz="4" w:space="0"/>
            </w:tcBorders>
          </w:tcPr>
          <w:p w:rsidRPr="005F3D62" w:rsidR="009138DC" w:rsidP="009138DC" w:rsidRDefault="009138DC" w14:paraId="63796385" w14:textId="77777777">
            <w:pPr>
              <w:ind w:left="-108" w:right="-108"/>
              <w:jc w:val="center"/>
              <w:rPr>
                <w:sz w:val="20"/>
                <w:szCs w:val="20"/>
              </w:rPr>
            </w:pPr>
          </w:p>
          <w:p w:rsidRPr="005F3D62" w:rsidR="009138DC" w:rsidP="009138DC" w:rsidRDefault="009138DC" w14:paraId="42EBE080" w14:textId="77777777">
            <w:pPr>
              <w:ind w:left="-108" w:right="-108"/>
              <w:jc w:val="center"/>
              <w:rPr>
                <w:sz w:val="20"/>
                <w:szCs w:val="20"/>
              </w:rPr>
            </w:pPr>
          </w:p>
          <w:p w:rsidRPr="005F3D62" w:rsidR="009138DC" w:rsidP="009138DC" w:rsidRDefault="00921805" w14:paraId="6E1059A7" w14:textId="0905A338">
            <w:pPr>
              <w:ind w:left="-108" w:right="-108"/>
              <w:jc w:val="center"/>
              <w:rPr>
                <w:sz w:val="20"/>
                <w:szCs w:val="20"/>
              </w:rPr>
            </w:pPr>
            <w:r>
              <w:rPr>
                <w:noProof/>
                <w:sz w:val="20"/>
                <w:szCs w:val="20"/>
                <w:lang w:eastAsia="en-US"/>
              </w:rPr>
              <w:drawing>
                <wp:inline distT="0" distB="0" distL="0" distR="0" wp14:anchorId="668ABD7A" wp14:editId="413AD4E1">
                  <wp:extent cx="381000" cy="361950"/>
                  <wp:effectExtent l="0" t="0" r="0" b="0"/>
                  <wp:docPr id="34" name="Picture 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Pr="005F3D62" w:rsidR="009138DC" w:rsidP="009138DC" w:rsidRDefault="009138DC" w14:paraId="044C3CA1" w14:textId="77777777">
            <w:pPr>
              <w:ind w:left="-108" w:right="-108"/>
              <w:jc w:val="center"/>
              <w:rPr>
                <w:sz w:val="20"/>
                <w:szCs w:val="20"/>
              </w:rPr>
            </w:pPr>
          </w:p>
          <w:p w:rsidRPr="005F3D62" w:rsidR="009138DC" w:rsidP="009138DC" w:rsidRDefault="00921805" w14:paraId="7BBEA1C2" w14:textId="1ABA879B">
            <w:pPr>
              <w:ind w:left="-108" w:right="-108"/>
              <w:jc w:val="center"/>
              <w:rPr>
                <w:rFonts w:ascii="Arial" w:hAnsi="Arial" w:cs="Arial"/>
                <w:sz w:val="20"/>
                <w:szCs w:val="20"/>
              </w:rPr>
            </w:pPr>
            <w:r>
              <w:rPr>
                <w:rFonts w:ascii="Arial" w:hAnsi="Arial" w:cs="Arial"/>
                <w:noProof/>
                <w:sz w:val="20"/>
                <w:szCs w:val="20"/>
              </w:rPr>
              <w:drawing>
                <wp:inline distT="0" distB="0" distL="0" distR="0" wp14:anchorId="7393E741" wp14:editId="030CBCFA">
                  <wp:extent cx="371475" cy="371475"/>
                  <wp:effectExtent l="0" t="0" r="0" b="0"/>
                  <wp:docPr id="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tc>
        <w:tc>
          <w:tcPr>
            <w:tcW w:w="2040" w:type="dxa"/>
            <w:tcBorders>
              <w:bottom w:val="single" w:color="auto" w:sz="4" w:space="0"/>
              <w:right w:val="single" w:color="auto" w:sz="4" w:space="0"/>
            </w:tcBorders>
            <w:vAlign w:val="center"/>
          </w:tcPr>
          <w:p w:rsidRPr="0096635B" w:rsidR="009138DC" w:rsidP="009138DC" w:rsidRDefault="009138DC" w14:paraId="5B50954C" w14:textId="77777777">
            <w:pPr>
              <w:ind w:left="12" w:hanging="12"/>
              <w:rPr>
                <w:rFonts w:ascii="Arial" w:hAnsi="Arial" w:cs="Arial"/>
                <w:sz w:val="20"/>
                <w:szCs w:val="20"/>
              </w:rPr>
            </w:pPr>
            <w:r w:rsidRPr="0096635B">
              <w:rPr>
                <w:rFonts w:ascii="Arial" w:hAnsi="Arial" w:cs="Arial"/>
                <w:sz w:val="20"/>
                <w:szCs w:val="20"/>
              </w:rPr>
              <w:t>Risk of damage to eyes or weld splatter burns.</w:t>
            </w:r>
            <w:r w:rsidRPr="0096635B">
              <w:rPr>
                <w:rFonts w:ascii="Arial" w:hAnsi="Arial" w:cs="Arial"/>
                <w:sz w:val="20"/>
                <w:szCs w:val="20"/>
              </w:rPr>
              <w:tab/>
            </w:r>
          </w:p>
          <w:p w:rsidRPr="005F3D62" w:rsidR="009138DC" w:rsidP="009138DC" w:rsidRDefault="009138DC" w14:paraId="3D7C6E55" w14:textId="77777777">
            <w:pPr>
              <w:ind w:left="12" w:hanging="12"/>
              <w:rPr>
                <w:rFonts w:ascii="Arial" w:hAnsi="Arial" w:cs="Arial"/>
                <w:sz w:val="20"/>
                <w:szCs w:val="20"/>
              </w:rPr>
            </w:pPr>
            <w:r w:rsidRPr="0096635B">
              <w:rPr>
                <w:rFonts w:ascii="Arial" w:hAnsi="Arial" w:cs="Arial"/>
                <w:sz w:val="20"/>
                <w:szCs w:val="20"/>
              </w:rPr>
              <w:tab/>
            </w:r>
            <w:r w:rsidRPr="0096635B">
              <w:rPr>
                <w:rFonts w:ascii="Arial" w:hAnsi="Arial" w:cs="Arial"/>
                <w:sz w:val="20"/>
                <w:szCs w:val="20"/>
              </w:rPr>
              <w:t>Apply practical knowledge and lessons from AP!</w:t>
            </w:r>
          </w:p>
        </w:tc>
        <w:tc>
          <w:tcPr>
            <w:tcW w:w="4320" w:type="dxa"/>
            <w:tcBorders>
              <w:left w:val="single" w:color="auto" w:sz="4" w:space="0"/>
              <w:bottom w:val="single" w:color="auto" w:sz="4" w:space="0"/>
              <w:right w:val="single" w:color="auto" w:sz="4" w:space="0"/>
            </w:tcBorders>
            <w:vAlign w:val="center"/>
          </w:tcPr>
          <w:p w:rsidR="009138DC" w:rsidP="009138DC" w:rsidRDefault="009138DC" w14:paraId="69A19808" w14:textId="77777777">
            <w:pPr>
              <w:tabs>
                <w:tab w:val="left" w:pos="177"/>
              </w:tabs>
              <w:ind w:firstLine="12"/>
              <w:rPr>
                <w:rFonts w:ascii="Arial" w:hAnsi="Arial" w:cs="Arial"/>
                <w:b/>
                <w:color w:val="FF0000"/>
                <w:sz w:val="20"/>
                <w:szCs w:val="20"/>
              </w:rPr>
            </w:pPr>
          </w:p>
          <w:p w:rsidRPr="006332EA" w:rsidR="009138DC" w:rsidP="009138DC" w:rsidRDefault="009138DC" w14:paraId="77524CFC" w14:textId="77777777">
            <w:pPr>
              <w:tabs>
                <w:tab w:val="left" w:pos="177"/>
              </w:tabs>
              <w:ind w:firstLine="12"/>
              <w:rPr>
                <w:rFonts w:ascii="Arial" w:hAnsi="Arial" w:cs="Arial"/>
                <w:sz w:val="20"/>
                <w:szCs w:val="20"/>
              </w:rPr>
            </w:pPr>
            <w:r w:rsidRPr="00204BF3">
              <w:rPr>
                <w:rFonts w:ascii="Arial" w:hAnsi="Arial" w:cs="Arial"/>
                <w:b/>
                <w:color w:val="FF0000"/>
                <w:sz w:val="20"/>
                <w:szCs w:val="20"/>
              </w:rPr>
              <w:t xml:space="preserve">Certification is required </w:t>
            </w:r>
            <w:r w:rsidRPr="006332EA">
              <w:rPr>
                <w:rFonts w:ascii="Arial" w:hAnsi="Arial" w:cs="Arial"/>
                <w:sz w:val="20"/>
                <w:szCs w:val="20"/>
              </w:rPr>
              <w:t>to operate</w:t>
            </w:r>
          </w:p>
          <w:p w:rsidRPr="006332EA" w:rsidR="009138DC" w:rsidP="009138DC" w:rsidRDefault="009138DC" w14:paraId="2B6056D6" w14:textId="77777777">
            <w:pPr>
              <w:tabs>
                <w:tab w:val="left" w:pos="177"/>
              </w:tabs>
              <w:ind w:firstLine="12"/>
              <w:rPr>
                <w:rFonts w:ascii="Arial" w:hAnsi="Arial" w:cs="Arial"/>
                <w:sz w:val="20"/>
                <w:szCs w:val="20"/>
              </w:rPr>
            </w:pPr>
            <w:r w:rsidRPr="006332EA">
              <w:rPr>
                <w:rFonts w:ascii="Arial" w:hAnsi="Arial" w:cs="Arial"/>
                <w:sz w:val="20"/>
                <w:szCs w:val="20"/>
              </w:rPr>
              <w:t xml:space="preserve">Wear PPE as required.  </w:t>
            </w:r>
          </w:p>
          <w:p w:rsidR="009138DC" w:rsidP="009138DC" w:rsidRDefault="00921805" w14:paraId="29F009D0" w14:textId="54B18757">
            <w:pPr>
              <w:tabs>
                <w:tab w:val="left" w:pos="177"/>
              </w:tabs>
              <w:ind w:firstLine="12"/>
              <w:rPr>
                <w:rFonts w:ascii="Arial" w:hAnsi="Arial" w:cs="Arial"/>
                <w:sz w:val="20"/>
                <w:szCs w:val="20"/>
              </w:rPr>
            </w:pPr>
            <w:r>
              <w:rPr>
                <w:noProof/>
              </w:rPr>
              <mc:AlternateContent>
                <mc:Choice Requires="wps">
                  <w:drawing>
                    <wp:anchor distT="4294967294" distB="4294967294" distL="114300" distR="114300" simplePos="0" relativeHeight="251658283" behindDoc="0" locked="0" layoutInCell="1" allowOverlap="1" wp14:anchorId="6390F2B5" wp14:editId="6F70C7E5">
                      <wp:simplePos x="0" y="0"/>
                      <wp:positionH relativeFrom="column">
                        <wp:posOffset>-1059180</wp:posOffset>
                      </wp:positionH>
                      <wp:positionV relativeFrom="paragraph">
                        <wp:posOffset>525779</wp:posOffset>
                      </wp:positionV>
                      <wp:extent cx="990600" cy="0"/>
                      <wp:effectExtent l="0" t="0" r="0" b="0"/>
                      <wp:wrapNone/>
                      <wp:docPr id="1966" name="Line 5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DCD137">
                    <v:line id="Line 5853" style="position:absolute;z-index:4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stroked="f" from="-83.4pt,41.4pt" to="-5.4pt,41.4pt" w14:anchorId="37FD8D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"/>
                  </w:pict>
                </mc:Fallback>
              </mc:AlternateContent>
            </w:r>
          </w:p>
          <w:p w:rsidRPr="005F3D62" w:rsidR="009138DC" w:rsidP="009138DC" w:rsidRDefault="009138DC" w14:paraId="78B541A2" w14:textId="77777777">
            <w:pPr>
              <w:tabs>
                <w:tab w:val="left" w:pos="177"/>
              </w:tabs>
              <w:ind w:firstLine="12"/>
              <w:rPr>
                <w:rFonts w:ascii="Arial" w:hAnsi="Arial" w:cs="Arial"/>
                <w:sz w:val="20"/>
                <w:szCs w:val="20"/>
              </w:rPr>
            </w:pPr>
          </w:p>
        </w:tc>
        <w:tc>
          <w:tcPr>
            <w:tcW w:w="1560" w:type="dxa"/>
            <w:tcBorders>
              <w:left w:val="single" w:color="auto" w:sz="4" w:space="0"/>
              <w:bottom w:val="single" w:color="auto" w:sz="4" w:space="0"/>
              <w:right w:val="single" w:color="auto" w:sz="4" w:space="0"/>
            </w:tcBorders>
            <w:vAlign w:val="center"/>
          </w:tcPr>
          <w:p w:rsidRPr="005F3D62" w:rsidR="009138DC" w:rsidP="009138DC" w:rsidRDefault="009138DC" w14:paraId="5CA3D238" w14:textId="720AC59A">
            <w:pPr>
              <w:tabs>
                <w:tab w:val="left" w:pos="177"/>
              </w:tabs>
              <w:rPr>
                <w:rFonts w:ascii="Arial" w:hAnsi="Arial" w:cs="Arial"/>
                <w:sz w:val="20"/>
                <w:szCs w:val="20"/>
              </w:rPr>
            </w:pPr>
            <w:r>
              <w:rPr>
                <w:rFonts w:ascii="Arial" w:hAnsi="Arial" w:cs="Arial"/>
                <w:sz w:val="20"/>
                <w:szCs w:val="20"/>
              </w:rPr>
              <w:t xml:space="preserve">PPE, </w:t>
            </w:r>
            <w:r w:rsidRPr="0096635B">
              <w:rPr>
                <w:rFonts w:ascii="Arial" w:hAnsi="Arial" w:cs="Arial"/>
                <w:sz w:val="20"/>
                <w:szCs w:val="20"/>
              </w:rPr>
              <w:t>AP Training, Post Training, Post Safety rules</w:t>
            </w:r>
            <w:r w:rsidR="00921805">
              <w:rPr>
                <w:noProof/>
              </w:rPr>
              <mc:AlternateContent>
                <mc:Choice Requires="wps">
                  <w:drawing>
                    <wp:anchor distT="4294967294" distB="4294967294" distL="114298" distR="114298" simplePos="0" relativeHeight="251658282" behindDoc="0" locked="0" layoutInCell="1" allowOverlap="1" wp14:anchorId="4ABBFC52" wp14:editId="0BE1D73C">
                      <wp:simplePos x="0" y="0"/>
                      <wp:positionH relativeFrom="column">
                        <wp:posOffset>-4750436</wp:posOffset>
                      </wp:positionH>
                      <wp:positionV relativeFrom="paragraph">
                        <wp:posOffset>457199</wp:posOffset>
                      </wp:positionV>
                      <wp:extent cx="0" cy="0"/>
                      <wp:effectExtent l="0" t="0" r="0" b="0"/>
                      <wp:wrapNone/>
                      <wp:docPr id="1969" name="Line 5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977FF2B">
                    <v:line id="Line 5850" style="position:absolute;z-index:45;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o:spid="_x0000_s1026" stroked="f" from="-374.05pt,36pt" to="-374.05pt,36pt" w14:anchorId="0E05AB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"/>
                  </w:pict>
                </mc:Fallback>
              </mc:AlternateContent>
            </w:r>
          </w:p>
        </w:tc>
        <w:tc>
          <w:tcPr>
            <w:tcW w:w="2760" w:type="dxa"/>
            <w:tcBorders>
              <w:left w:val="single" w:color="auto" w:sz="4" w:space="0"/>
              <w:bottom w:val="single" w:color="auto" w:sz="4" w:space="0"/>
              <w:right w:val="single" w:color="auto" w:sz="4" w:space="0"/>
            </w:tcBorders>
            <w:vAlign w:val="center"/>
          </w:tcPr>
          <w:p w:rsidRPr="00F17220" w:rsidR="009138DC" w:rsidP="009138DC" w:rsidRDefault="009138DC" w14:paraId="13C49D9E" w14:textId="77777777">
            <w:pPr>
              <w:tabs>
                <w:tab w:val="left" w:pos="177"/>
              </w:tabs>
              <w:rPr>
                <w:rFonts w:ascii="Arial" w:hAnsi="Arial" w:cs="Arial"/>
                <w:sz w:val="20"/>
                <w:szCs w:val="20"/>
              </w:rPr>
            </w:pPr>
            <w:r w:rsidRPr="00F17220">
              <w:rPr>
                <w:sz w:val="20"/>
                <w:szCs w:val="20"/>
              </w:rPr>
              <w:t>Post Training, Post Safety rules</w:t>
            </w:r>
          </w:p>
        </w:tc>
        <w:tc>
          <w:tcPr>
            <w:tcW w:w="3120" w:type="dxa"/>
            <w:tcBorders>
              <w:top w:val="nil"/>
              <w:left w:val="single" w:color="auto" w:sz="4" w:space="0"/>
              <w:bottom w:val="nil"/>
              <w:right w:val="nil"/>
            </w:tcBorders>
            <w:vAlign w:val="center"/>
          </w:tcPr>
          <w:p w:rsidR="009138DC" w:rsidP="009138DC" w:rsidRDefault="009138DC" w14:paraId="78DF5FC1" w14:textId="77777777">
            <w:pPr>
              <w:tabs>
                <w:tab w:val="left" w:pos="177"/>
              </w:tabs>
              <w:ind w:left="-108"/>
              <w:jc w:val="center"/>
              <w:rPr>
                <w:rFonts w:ascii="Arial" w:hAnsi="Arial" w:cs="Arial"/>
                <w:b/>
                <w:sz w:val="32"/>
                <w:szCs w:val="32"/>
              </w:rPr>
            </w:pPr>
          </w:p>
        </w:tc>
        <w:tc>
          <w:tcPr>
            <w:tcW w:w="1440" w:type="dxa"/>
            <w:tcBorders>
              <w:top w:val="nil"/>
              <w:left w:val="nil"/>
              <w:bottom w:val="nil"/>
              <w:right w:val="nil"/>
            </w:tcBorders>
          </w:tcPr>
          <w:p w:rsidRPr="00E94B3D" w:rsidR="009138DC" w:rsidP="009138DC" w:rsidRDefault="009138DC" w14:paraId="2C697982" w14:textId="77777777">
            <w:pPr>
              <w:jc w:val="center"/>
            </w:pPr>
          </w:p>
        </w:tc>
      </w:tr>
      <w:tr w:rsidR="009138DC" w:rsidTr="002E3C0D" w14:paraId="1335DCB0" w14:textId="77777777">
        <w:trPr>
          <w:cantSplit/>
          <w:trHeight w:val="791"/>
        </w:trPr>
        <w:tc>
          <w:tcPr>
            <w:tcW w:w="3720" w:type="dxa"/>
            <w:tcBorders>
              <w:top w:val="single" w:color="auto" w:sz="4" w:space="0"/>
              <w:bottom w:val="single" w:color="auto" w:sz="4" w:space="0"/>
              <w:right w:val="single" w:color="auto" w:sz="4" w:space="0"/>
            </w:tcBorders>
          </w:tcPr>
          <w:p w:rsidRPr="00A33829" w:rsidR="009138DC" w:rsidP="009138DC" w:rsidRDefault="00921805" w14:paraId="43A5E179" w14:textId="7EAC026E">
            <w:pPr>
              <w:ind w:left="132"/>
              <w:jc w:val="center"/>
              <w:rPr>
                <w:rFonts w:ascii="Arial" w:hAnsi="Arial" w:cs="Arial"/>
                <w:sz w:val="22"/>
                <w:szCs w:val="22"/>
              </w:rPr>
            </w:pPr>
            <w:r>
              <w:rPr>
                <w:rFonts w:ascii="Arial" w:hAnsi="Arial" w:cs="Arial"/>
                <w:noProof/>
                <w:sz w:val="22"/>
                <w:szCs w:val="22"/>
              </w:rPr>
              <w:drawing>
                <wp:inline distT="0" distB="0" distL="0" distR="0" wp14:anchorId="0C1BA513" wp14:editId="3DD8665D">
                  <wp:extent cx="1828800" cy="1371600"/>
                  <wp:effectExtent l="0" t="0" r="0" b="0"/>
                  <wp:docPr id="3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28800" cy="1371600"/>
                          </a:xfrm>
                          <a:prstGeom prst="rect">
                            <a:avLst/>
                          </a:prstGeom>
                          <a:noFill/>
                          <a:ln>
                            <a:noFill/>
                          </a:ln>
                        </pic:spPr>
                      </pic:pic>
                    </a:graphicData>
                  </a:graphic>
                </wp:inline>
              </w:drawing>
            </w:r>
          </w:p>
        </w:tc>
        <w:tc>
          <w:tcPr>
            <w:tcW w:w="1800" w:type="dxa"/>
            <w:tcBorders>
              <w:top w:val="single" w:color="auto" w:sz="4" w:space="0"/>
              <w:left w:val="single" w:color="auto" w:sz="4" w:space="0"/>
              <w:bottom w:val="single" w:color="auto" w:sz="4" w:space="0"/>
              <w:right w:val="single" w:color="auto" w:sz="4" w:space="0"/>
            </w:tcBorders>
          </w:tcPr>
          <w:p w:rsidR="009138DC" w:rsidP="009138DC" w:rsidRDefault="009138DC" w14:paraId="4DC7B5A6" w14:textId="77777777">
            <w:pPr>
              <w:ind w:left="-108" w:right="-108"/>
              <w:jc w:val="center"/>
              <w:rPr>
                <w:sz w:val="20"/>
                <w:szCs w:val="20"/>
              </w:rPr>
            </w:pPr>
          </w:p>
          <w:p w:rsidR="009138DC" w:rsidP="009138DC" w:rsidRDefault="009138DC" w14:paraId="01908138" w14:textId="77777777">
            <w:pPr>
              <w:ind w:left="-108" w:right="-108"/>
              <w:jc w:val="center"/>
              <w:rPr>
                <w:sz w:val="20"/>
                <w:szCs w:val="20"/>
              </w:rPr>
            </w:pPr>
          </w:p>
          <w:p w:rsidR="009138DC" w:rsidP="009138DC" w:rsidRDefault="009138DC" w14:paraId="1FB9E1A4" w14:textId="77777777">
            <w:pPr>
              <w:ind w:left="-108" w:right="-108"/>
              <w:jc w:val="center"/>
              <w:rPr>
                <w:sz w:val="20"/>
                <w:szCs w:val="20"/>
              </w:rPr>
            </w:pPr>
          </w:p>
          <w:p w:rsidR="009138DC" w:rsidP="009138DC" w:rsidRDefault="00921805" w14:paraId="39120F12" w14:textId="0FFCF717">
            <w:pPr>
              <w:ind w:left="-108" w:right="-108"/>
              <w:jc w:val="center"/>
              <w:rPr>
                <w:sz w:val="20"/>
                <w:szCs w:val="20"/>
              </w:rPr>
            </w:pPr>
            <w:r>
              <w:rPr>
                <w:noProof/>
                <w:sz w:val="20"/>
                <w:szCs w:val="20"/>
              </w:rPr>
              <w:drawing>
                <wp:inline distT="0" distB="0" distL="0" distR="0" wp14:anchorId="1B987224" wp14:editId="71CAE696">
                  <wp:extent cx="371475" cy="371475"/>
                  <wp:effectExtent l="0" t="0" r="0" b="0"/>
                  <wp:docPr id="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p w:rsidR="009138DC" w:rsidP="009138DC" w:rsidRDefault="009138DC" w14:paraId="04D8F741" w14:textId="77777777">
            <w:pPr>
              <w:ind w:left="-108" w:right="-108"/>
              <w:jc w:val="center"/>
              <w:rPr>
                <w:sz w:val="20"/>
                <w:szCs w:val="20"/>
              </w:rPr>
            </w:pPr>
          </w:p>
          <w:p w:rsidRPr="005F3D62" w:rsidR="009138DC" w:rsidP="009138DC" w:rsidRDefault="009138DC" w14:paraId="12921BFC" w14:textId="77777777">
            <w:pPr>
              <w:ind w:left="-108" w:right="-108"/>
              <w:jc w:val="center"/>
              <w:rPr>
                <w:sz w:val="20"/>
                <w:szCs w:val="20"/>
              </w:rPr>
            </w:pPr>
          </w:p>
          <w:p w:rsidRPr="005F3D62" w:rsidR="009138DC" w:rsidP="009138DC" w:rsidRDefault="00921805" w14:paraId="0A483BD6" w14:textId="1854E3B7">
            <w:pPr>
              <w:ind w:left="-108" w:right="-108"/>
              <w:jc w:val="center"/>
              <w:rPr>
                <w:sz w:val="20"/>
                <w:szCs w:val="20"/>
              </w:rPr>
            </w:pPr>
            <w:r>
              <w:rPr>
                <w:noProof/>
                <w:sz w:val="20"/>
                <w:szCs w:val="20"/>
              </w:rPr>
              <w:drawing>
                <wp:inline distT="0" distB="0" distL="0" distR="0" wp14:anchorId="425F974F" wp14:editId="2C7B7C1B">
                  <wp:extent cx="390525" cy="371475"/>
                  <wp:effectExtent l="0" t="0" r="0" b="0"/>
                  <wp:docPr id="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525" cy="371475"/>
                          </a:xfrm>
                          <a:prstGeom prst="rect">
                            <a:avLst/>
                          </a:prstGeom>
                          <a:noFill/>
                          <a:ln>
                            <a:noFill/>
                          </a:ln>
                        </pic:spPr>
                      </pic:pic>
                    </a:graphicData>
                  </a:graphic>
                </wp:inline>
              </w:drawing>
            </w:r>
          </w:p>
          <w:p w:rsidR="009138DC" w:rsidP="009138DC" w:rsidRDefault="009138DC" w14:paraId="102C3771" w14:textId="77777777">
            <w:pPr>
              <w:ind w:left="-108" w:right="-108"/>
              <w:jc w:val="center"/>
              <w:rPr>
                <w:rFonts w:ascii="Arial" w:hAnsi="Arial" w:cs="Arial"/>
                <w:sz w:val="20"/>
                <w:szCs w:val="20"/>
              </w:rPr>
            </w:pPr>
          </w:p>
          <w:p w:rsidRPr="005F3D62" w:rsidR="009138DC" w:rsidP="009138DC" w:rsidRDefault="009138DC" w14:paraId="0B57B475" w14:textId="77777777">
            <w:pPr>
              <w:ind w:left="-108" w:right="-108"/>
              <w:jc w:val="center"/>
              <w:rPr>
                <w:rFonts w:ascii="Arial" w:hAnsi="Arial" w:cs="Arial"/>
                <w:sz w:val="20"/>
                <w:szCs w:val="20"/>
              </w:rPr>
            </w:pPr>
          </w:p>
        </w:tc>
        <w:tc>
          <w:tcPr>
            <w:tcW w:w="2040" w:type="dxa"/>
            <w:tcBorders>
              <w:top w:val="single" w:color="auto" w:sz="4" w:space="0"/>
              <w:left w:val="single" w:color="auto" w:sz="4" w:space="0"/>
              <w:bottom w:val="single" w:color="auto" w:sz="4" w:space="0"/>
              <w:right w:val="single" w:color="auto" w:sz="4" w:space="0"/>
            </w:tcBorders>
            <w:vAlign w:val="center"/>
          </w:tcPr>
          <w:p w:rsidRPr="0096635B" w:rsidR="009138DC" w:rsidP="009138DC" w:rsidRDefault="009138DC" w14:paraId="3EB2AE24" w14:textId="77777777">
            <w:pPr>
              <w:ind w:left="12" w:hanging="12"/>
              <w:rPr>
                <w:rFonts w:ascii="Arial" w:hAnsi="Arial" w:cs="Arial"/>
                <w:sz w:val="20"/>
                <w:szCs w:val="20"/>
              </w:rPr>
            </w:pPr>
            <w:r w:rsidRPr="0096635B">
              <w:rPr>
                <w:rFonts w:ascii="Arial" w:hAnsi="Arial" w:cs="Arial"/>
                <w:sz w:val="20"/>
                <w:szCs w:val="20"/>
              </w:rPr>
              <w:t>Risk of damage to eyes or weld splatter burns.</w:t>
            </w:r>
            <w:r w:rsidRPr="0096635B">
              <w:rPr>
                <w:rFonts w:ascii="Arial" w:hAnsi="Arial" w:cs="Arial"/>
                <w:sz w:val="20"/>
                <w:szCs w:val="20"/>
              </w:rPr>
              <w:tab/>
            </w:r>
          </w:p>
          <w:p w:rsidRPr="005F3D62" w:rsidR="009138DC" w:rsidP="009138DC" w:rsidRDefault="009138DC" w14:paraId="67CF7969" w14:textId="77777777">
            <w:pPr>
              <w:ind w:left="12" w:hanging="12"/>
              <w:rPr>
                <w:rFonts w:ascii="Arial" w:hAnsi="Arial" w:cs="Arial"/>
                <w:sz w:val="20"/>
                <w:szCs w:val="20"/>
              </w:rPr>
            </w:pPr>
            <w:r w:rsidRPr="0096635B">
              <w:rPr>
                <w:rFonts w:ascii="Arial" w:hAnsi="Arial" w:cs="Arial"/>
                <w:sz w:val="20"/>
                <w:szCs w:val="20"/>
              </w:rPr>
              <w:tab/>
            </w:r>
            <w:r w:rsidRPr="0096635B">
              <w:rPr>
                <w:rFonts w:ascii="Arial" w:hAnsi="Arial" w:cs="Arial"/>
                <w:sz w:val="20"/>
                <w:szCs w:val="20"/>
              </w:rPr>
              <w:t>Apply practical knowledge and lessons from AP!</w:t>
            </w:r>
          </w:p>
        </w:tc>
        <w:tc>
          <w:tcPr>
            <w:tcW w:w="4320" w:type="dxa"/>
            <w:tcBorders>
              <w:top w:val="single" w:color="auto" w:sz="4" w:space="0"/>
              <w:left w:val="single" w:color="auto" w:sz="4" w:space="0"/>
              <w:bottom w:val="single" w:color="auto" w:sz="4" w:space="0"/>
              <w:right w:val="single" w:color="auto" w:sz="4" w:space="0"/>
            </w:tcBorders>
            <w:vAlign w:val="center"/>
          </w:tcPr>
          <w:p w:rsidRPr="0096635B" w:rsidR="009138DC" w:rsidP="009138DC" w:rsidRDefault="009138DC" w14:paraId="1D71A549" w14:textId="77777777">
            <w:pPr>
              <w:tabs>
                <w:tab w:val="left" w:pos="177"/>
              </w:tabs>
              <w:ind w:firstLine="12"/>
              <w:rPr>
                <w:rFonts w:ascii="Arial" w:hAnsi="Arial" w:cs="Arial"/>
                <w:sz w:val="20"/>
                <w:szCs w:val="20"/>
              </w:rPr>
            </w:pPr>
            <w:r w:rsidRPr="0096635B">
              <w:rPr>
                <w:rFonts w:ascii="Arial" w:hAnsi="Arial" w:cs="Arial"/>
                <w:b/>
                <w:color w:val="FF0000"/>
                <w:sz w:val="20"/>
                <w:szCs w:val="20"/>
              </w:rPr>
              <w:t>Certification is required</w:t>
            </w:r>
            <w:r w:rsidRPr="0096635B">
              <w:rPr>
                <w:rFonts w:ascii="Arial" w:hAnsi="Arial" w:cs="Arial"/>
                <w:sz w:val="20"/>
                <w:szCs w:val="20"/>
              </w:rPr>
              <w:t xml:space="preserve"> to operate</w:t>
            </w:r>
          </w:p>
          <w:p w:rsidRPr="005F3D62" w:rsidR="009138DC" w:rsidP="009138DC" w:rsidRDefault="009138DC" w14:paraId="2BDEA9D4" w14:textId="77777777">
            <w:pPr>
              <w:tabs>
                <w:tab w:val="left" w:pos="177"/>
              </w:tabs>
              <w:ind w:firstLine="12"/>
              <w:rPr>
                <w:rFonts w:ascii="Arial" w:hAnsi="Arial" w:cs="Arial"/>
                <w:sz w:val="20"/>
                <w:szCs w:val="20"/>
              </w:rPr>
            </w:pPr>
            <w:r w:rsidRPr="0096635B">
              <w:rPr>
                <w:rFonts w:ascii="Arial" w:hAnsi="Arial" w:cs="Arial"/>
                <w:sz w:val="20"/>
                <w:szCs w:val="20"/>
              </w:rPr>
              <w:t xml:space="preserve">Wear PPE as required.  </w:t>
            </w:r>
          </w:p>
        </w:tc>
        <w:tc>
          <w:tcPr>
            <w:tcW w:w="1560" w:type="dxa"/>
            <w:tcBorders>
              <w:top w:val="single" w:color="auto" w:sz="4" w:space="0"/>
              <w:left w:val="single" w:color="auto" w:sz="4" w:space="0"/>
              <w:bottom w:val="single" w:color="auto" w:sz="4" w:space="0"/>
              <w:right w:val="single" w:color="auto" w:sz="4" w:space="0"/>
            </w:tcBorders>
            <w:vAlign w:val="center"/>
          </w:tcPr>
          <w:p w:rsidRPr="005F3D62" w:rsidR="009138DC" w:rsidP="009138DC" w:rsidRDefault="009138DC" w14:paraId="1825E85C" w14:textId="77777777">
            <w:pPr>
              <w:tabs>
                <w:tab w:val="left" w:pos="177"/>
              </w:tabs>
              <w:rPr>
                <w:rFonts w:ascii="Arial" w:hAnsi="Arial" w:cs="Arial"/>
                <w:sz w:val="20"/>
                <w:szCs w:val="20"/>
              </w:rPr>
            </w:pPr>
            <w:r>
              <w:rPr>
                <w:rFonts w:ascii="Arial" w:hAnsi="Arial" w:cs="Arial"/>
                <w:sz w:val="20"/>
                <w:szCs w:val="20"/>
              </w:rPr>
              <w:t xml:space="preserve">PPE, </w:t>
            </w:r>
            <w:r w:rsidRPr="0096635B">
              <w:rPr>
                <w:rFonts w:ascii="Arial" w:hAnsi="Arial" w:cs="Arial"/>
                <w:sz w:val="20"/>
                <w:szCs w:val="20"/>
              </w:rPr>
              <w:t>AP Training, Post Training, Post Safety rules</w:t>
            </w:r>
          </w:p>
        </w:tc>
        <w:tc>
          <w:tcPr>
            <w:tcW w:w="2760" w:type="dxa"/>
            <w:tcBorders>
              <w:top w:val="single" w:color="auto" w:sz="4" w:space="0"/>
              <w:left w:val="single" w:color="auto" w:sz="4" w:space="0"/>
              <w:bottom w:val="single" w:color="auto" w:sz="4" w:space="0"/>
              <w:right w:val="single" w:color="auto" w:sz="4" w:space="0"/>
            </w:tcBorders>
            <w:vAlign w:val="center"/>
          </w:tcPr>
          <w:p w:rsidRPr="00F17220" w:rsidR="009138DC" w:rsidP="009138DC" w:rsidRDefault="009138DC" w14:paraId="014FC9B2" w14:textId="77777777">
            <w:pPr>
              <w:tabs>
                <w:tab w:val="left" w:pos="177"/>
              </w:tabs>
              <w:rPr>
                <w:rFonts w:ascii="Arial" w:hAnsi="Arial" w:cs="Arial"/>
                <w:sz w:val="20"/>
                <w:szCs w:val="20"/>
              </w:rPr>
            </w:pPr>
            <w:r w:rsidRPr="0096635B">
              <w:rPr>
                <w:rFonts w:ascii="Arial" w:hAnsi="Arial" w:cs="Arial"/>
                <w:sz w:val="20"/>
                <w:szCs w:val="20"/>
              </w:rPr>
              <w:t>Post Training, Post Safety rules</w:t>
            </w:r>
          </w:p>
        </w:tc>
        <w:tc>
          <w:tcPr>
            <w:tcW w:w="3120" w:type="dxa"/>
            <w:tcBorders>
              <w:top w:val="nil"/>
              <w:left w:val="single" w:color="auto" w:sz="4" w:space="0"/>
              <w:bottom w:val="single" w:color="auto" w:sz="4" w:space="0"/>
              <w:right w:val="single" w:color="auto" w:sz="4" w:space="0"/>
            </w:tcBorders>
            <w:vAlign w:val="center"/>
          </w:tcPr>
          <w:p w:rsidR="009138DC" w:rsidP="009138DC" w:rsidRDefault="009138DC" w14:paraId="6CF974F2" w14:textId="77777777">
            <w:pPr>
              <w:tabs>
                <w:tab w:val="left" w:pos="177"/>
              </w:tabs>
              <w:ind w:left="-108"/>
              <w:jc w:val="center"/>
              <w:rPr>
                <w:rFonts w:ascii="Arial" w:hAnsi="Arial" w:cs="Arial"/>
                <w:b/>
                <w:sz w:val="32"/>
                <w:szCs w:val="32"/>
              </w:rPr>
            </w:pPr>
          </w:p>
        </w:tc>
        <w:tc>
          <w:tcPr>
            <w:tcW w:w="1440" w:type="dxa"/>
            <w:tcBorders>
              <w:top w:val="nil"/>
              <w:left w:val="single" w:color="auto" w:sz="4" w:space="0"/>
              <w:bottom w:val="single" w:color="auto" w:sz="4" w:space="0"/>
              <w:right w:val="single" w:color="auto" w:sz="4" w:space="0"/>
            </w:tcBorders>
          </w:tcPr>
          <w:p w:rsidRPr="00E94B3D" w:rsidR="009138DC" w:rsidP="009138DC" w:rsidRDefault="009138DC" w14:paraId="39086C77" w14:textId="77777777">
            <w:pPr>
              <w:jc w:val="center"/>
            </w:pPr>
          </w:p>
        </w:tc>
      </w:tr>
    </w:tbl>
    <w:p w:rsidR="006C5852" w:rsidRDefault="006C5852" w14:paraId="145FFC0B" w14:textId="77777777">
      <w:pPr>
        <w:rPr>
          <w:rFonts w:ascii="Arial" w:hAnsi="Arial" w:cs="Arial"/>
        </w:rPr>
      </w:pPr>
    </w:p>
    <w:p w:rsidR="006C5852" w:rsidP="006C5852" w:rsidRDefault="006C5852" w14:paraId="4154FD00" w14:textId="77777777">
      <w:pPr>
        <w:rPr>
          <w:rFonts w:ascii="Arial" w:hAnsi="Arial" w:cs="Arial"/>
        </w:rPr>
      </w:pPr>
    </w:p>
    <w:p w:rsidR="006C5852" w:rsidP="00F9762B" w:rsidRDefault="006C5852" w14:paraId="747ABC05" w14:textId="77777777">
      <w:pPr>
        <w:tabs>
          <w:tab w:val="left" w:pos="1065"/>
        </w:tabs>
        <w:rPr>
          <w:rFonts w:ascii="Arial" w:hAnsi="Arial" w:cs="Arial"/>
        </w:rPr>
      </w:pPr>
      <w:r>
        <w:rPr>
          <w:rFonts w:ascii="Arial" w:hAnsi="Arial" w:cs="Arial"/>
        </w:rPr>
        <w:tab/>
      </w:r>
    </w:p>
    <w:p w:rsidR="00CC3CA3" w:rsidP="006C5852" w:rsidRDefault="00CC3CA3" w14:paraId="6FC76680" w14:textId="77777777">
      <w:pPr>
        <w:rPr>
          <w:rFonts w:ascii="Arial" w:hAnsi="Arial" w:cs="Arial"/>
        </w:rPr>
      </w:pPr>
    </w:p>
    <w:p w:rsidR="006C5852" w:rsidP="006C5852" w:rsidRDefault="006C5852" w14:paraId="4FB428B2" w14:textId="77777777">
      <w:pPr>
        <w:rPr>
          <w:rFonts w:ascii="Arial" w:hAnsi="Arial" w:cs="Arial"/>
        </w:rPr>
      </w:pPr>
    </w:p>
    <w:p w:rsidR="006C5852" w:rsidP="006C5852" w:rsidRDefault="006C5852" w14:paraId="4D8A1998" w14:textId="77777777">
      <w:pPr>
        <w:rPr>
          <w:rFonts w:ascii="Arial" w:hAnsi="Arial" w:cs="Arial"/>
        </w:rPr>
      </w:pPr>
    </w:p>
    <w:p w:rsidR="00443BA4" w:rsidP="006C5852" w:rsidRDefault="00443BA4" w14:paraId="4604A965" w14:textId="77777777">
      <w:pPr>
        <w:rPr>
          <w:rFonts w:ascii="Arial" w:hAnsi="Arial" w:cs="Arial"/>
        </w:rPr>
      </w:pPr>
    </w:p>
    <w:p w:rsidR="00443BA4" w:rsidP="006C5852" w:rsidRDefault="00443BA4" w14:paraId="3BE364FA" w14:textId="77777777">
      <w:pPr>
        <w:rPr>
          <w:rFonts w:ascii="Arial" w:hAnsi="Arial" w:cs="Arial"/>
        </w:rPr>
      </w:pPr>
    </w:p>
    <w:p w:rsidR="00EE0734" w:rsidP="006C5852" w:rsidRDefault="00EE0734" w14:paraId="1DA5AA22" w14:textId="77777777">
      <w:pPr>
        <w:rPr>
          <w:rFonts w:ascii="Arial" w:hAnsi="Arial" w:cs="Arial"/>
        </w:rPr>
      </w:pPr>
    </w:p>
    <w:p w:rsidR="00EE0734" w:rsidP="006C5852" w:rsidRDefault="00EE0734" w14:paraId="777C8F9F" w14:textId="77777777">
      <w:pPr>
        <w:rPr>
          <w:rFonts w:ascii="Arial" w:hAnsi="Arial" w:cs="Arial"/>
        </w:rPr>
      </w:pPr>
    </w:p>
    <w:p w:rsidR="00EE0734" w:rsidP="006C5852" w:rsidRDefault="00EE0734" w14:paraId="009ECC96" w14:textId="77777777">
      <w:pPr>
        <w:rPr>
          <w:rFonts w:ascii="Arial" w:hAnsi="Arial" w:cs="Arial"/>
        </w:rPr>
      </w:pPr>
    </w:p>
    <w:p w:rsidR="00443BA4" w:rsidP="006C5852" w:rsidRDefault="00443BA4" w14:paraId="671B59DA" w14:textId="77777777">
      <w:pPr>
        <w:rPr>
          <w:rFonts w:ascii="Arial" w:hAnsi="Arial" w:cs="Arial"/>
        </w:rPr>
      </w:pPr>
    </w:p>
    <w:p w:rsidR="006C5852" w:rsidP="006C5852" w:rsidRDefault="006C5852" w14:paraId="1F52E55A" w14:textId="77777777">
      <w:pPr>
        <w:rPr>
          <w:rFonts w:ascii="Arial" w:hAnsi="Arial" w:cs="Arial"/>
        </w:rPr>
      </w:pPr>
    </w:p>
    <w:tbl>
      <w:tblPr>
        <w:tblW w:w="20760" w:type="dxa"/>
        <w:tblInd w:w="-3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720"/>
        <w:gridCol w:w="1800"/>
        <w:gridCol w:w="2040"/>
        <w:gridCol w:w="4320"/>
        <w:gridCol w:w="1560"/>
        <w:gridCol w:w="2760"/>
        <w:gridCol w:w="3120"/>
        <w:gridCol w:w="1440"/>
      </w:tblGrid>
      <w:tr w:rsidR="001227FB" w:rsidTr="001B1302" w14:paraId="482AAE2A" w14:textId="77777777">
        <w:trPr>
          <w:cantSplit/>
          <w:trHeight w:val="467"/>
          <w:tblHeader/>
        </w:trPr>
        <w:tc>
          <w:tcPr>
            <w:tcW w:w="3720" w:type="dxa"/>
            <w:vAlign w:val="center"/>
          </w:tcPr>
          <w:p w:rsidRPr="00276320" w:rsidR="001227FB" w:rsidP="001B1302" w:rsidRDefault="00921805" w14:paraId="4A3574E0" w14:textId="3C95173F">
            <w:pPr>
              <w:ind w:right="17" w:firstLine="12"/>
              <w:jc w:val="center"/>
              <w:rPr>
                <w:rFonts w:ascii="Arial" w:hAnsi="Arial" w:cs="Arial"/>
                <w:b/>
                <w:bCs/>
                <w:sz w:val="20"/>
                <w:szCs w:val="20"/>
              </w:rPr>
            </w:pPr>
            <w:r>
              <w:rPr>
                <w:noProof/>
                <w:lang w:eastAsia="en-US"/>
              </w:rPr>
              <w:drawing>
                <wp:inline distT="0" distB="0" distL="0" distR="0" wp14:anchorId="71492E92" wp14:editId="53B75DC4">
                  <wp:extent cx="1333500" cy="428625"/>
                  <wp:effectExtent l="0" t="0" r="0" b="0"/>
                  <wp:docPr id="39" name="Picture 38" descr="Description: Description: Description: 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escription: Description: Description: Description: logo"/>
                          <pic:cNvPicPr>
                            <a:picLocks noChangeAspect="1" noChangeArrowheads="1"/>
                          </pic:cNvPicPr>
                        </pic:nvPicPr>
                        <pic:blipFill>
                          <a:blip r:embed="rId17">
                            <a:extLst>
                              <a:ext uri="{28A0092B-C50C-407E-A947-70E740481C1C}">
                                <a14:useLocalDpi xmlns:a14="http://schemas.microsoft.com/office/drawing/2010/main" val="0"/>
                              </a:ext>
                            </a:extLst>
                          </a:blip>
                          <a:srcRect l="9361" t="10254" r="10840" b="21164"/>
                          <a:stretch>
                            <a:fillRect/>
                          </a:stretch>
                        </pic:blipFill>
                        <pic:spPr bwMode="auto">
                          <a:xfrm>
                            <a:off x="0" y="0"/>
                            <a:ext cx="1333500" cy="428625"/>
                          </a:xfrm>
                          <a:prstGeom prst="rect">
                            <a:avLst/>
                          </a:prstGeom>
                          <a:noFill/>
                          <a:ln>
                            <a:noFill/>
                          </a:ln>
                        </pic:spPr>
                      </pic:pic>
                    </a:graphicData>
                  </a:graphic>
                </wp:inline>
              </w:drawing>
            </w:r>
          </w:p>
        </w:tc>
        <w:tc>
          <w:tcPr>
            <w:tcW w:w="3840" w:type="dxa"/>
            <w:gridSpan w:val="2"/>
            <w:tcBorders>
              <w:right w:val="single" w:color="auto" w:sz="4" w:space="0"/>
            </w:tcBorders>
          </w:tcPr>
          <w:p w:rsidRPr="00276320" w:rsidR="001227FB" w:rsidP="00F87816" w:rsidRDefault="001227FB" w14:paraId="7FD1A4A4" w14:textId="77777777">
            <w:pPr>
              <w:ind w:left="-108" w:right="-108"/>
              <w:jc w:val="center"/>
              <w:rPr>
                <w:rFonts w:ascii="Arial" w:hAnsi="Arial" w:cs="Arial"/>
                <w:b/>
                <w:bCs/>
                <w:sz w:val="20"/>
                <w:szCs w:val="20"/>
              </w:rPr>
            </w:pPr>
            <w:r>
              <w:rPr>
                <w:b/>
                <w:bCs/>
              </w:rPr>
              <w:t xml:space="preserve">PROCESS STEP: NC </w:t>
            </w:r>
            <w:r w:rsidR="00F87816">
              <w:rPr>
                <w:b/>
                <w:bCs/>
              </w:rPr>
              <w:t>US</w:t>
            </w:r>
            <w:r w:rsidR="00DE43F8">
              <w:rPr>
                <w:b/>
                <w:bCs/>
              </w:rPr>
              <w:t>2</w:t>
            </w:r>
          </w:p>
        </w:tc>
        <w:tc>
          <w:tcPr>
            <w:tcW w:w="5880" w:type="dxa"/>
            <w:gridSpan w:val="2"/>
            <w:tcBorders>
              <w:left w:val="single" w:color="auto" w:sz="4" w:space="0"/>
              <w:bottom w:val="single" w:color="auto" w:sz="4" w:space="0"/>
              <w:right w:val="single" w:color="auto" w:sz="4" w:space="0"/>
            </w:tcBorders>
            <w:vAlign w:val="center"/>
          </w:tcPr>
          <w:p w:rsidRPr="00276320" w:rsidR="001227FB" w:rsidP="00F87816" w:rsidRDefault="001227FB" w14:paraId="28A61DAB" w14:textId="77777777">
            <w:pPr>
              <w:tabs>
                <w:tab w:val="left" w:pos="177"/>
              </w:tabs>
              <w:ind w:left="-108"/>
              <w:jc w:val="center"/>
              <w:rPr>
                <w:rFonts w:ascii="Arial" w:hAnsi="Arial" w:cs="Arial"/>
                <w:b/>
                <w:sz w:val="20"/>
                <w:szCs w:val="20"/>
              </w:rPr>
            </w:pPr>
            <w:r>
              <w:rPr>
                <w:b/>
                <w:bCs/>
              </w:rPr>
              <w:t>Activity:</w:t>
            </w:r>
            <w:r>
              <w:rPr>
                <w:b/>
                <w:bCs/>
                <w:lang w:val="fr-FR"/>
              </w:rPr>
              <w:t xml:space="preserve"> Operation of Equipment</w:t>
            </w:r>
          </w:p>
        </w:tc>
        <w:tc>
          <w:tcPr>
            <w:tcW w:w="2760" w:type="dxa"/>
            <w:tcBorders>
              <w:left w:val="single" w:color="auto" w:sz="4" w:space="0"/>
              <w:bottom w:val="nil"/>
              <w:right w:val="single" w:color="auto" w:sz="4" w:space="0"/>
            </w:tcBorders>
          </w:tcPr>
          <w:p w:rsidRPr="00276320" w:rsidR="001227FB" w:rsidP="001B1302" w:rsidRDefault="001227FB" w14:paraId="07CCE6CA" w14:textId="77777777">
            <w:pPr>
              <w:tabs>
                <w:tab w:val="left" w:pos="177"/>
              </w:tabs>
              <w:ind w:left="-108"/>
              <w:jc w:val="center"/>
              <w:rPr>
                <w:rFonts w:ascii="Arial" w:hAnsi="Arial" w:cs="Arial"/>
                <w:b/>
                <w:sz w:val="20"/>
                <w:szCs w:val="20"/>
              </w:rPr>
            </w:pPr>
          </w:p>
        </w:tc>
        <w:tc>
          <w:tcPr>
            <w:tcW w:w="3120" w:type="dxa"/>
            <w:tcBorders>
              <w:top w:val="nil"/>
              <w:left w:val="single" w:color="auto" w:sz="4" w:space="0"/>
              <w:bottom w:val="nil"/>
              <w:right w:val="nil"/>
            </w:tcBorders>
            <w:vAlign w:val="center"/>
          </w:tcPr>
          <w:p w:rsidR="001227FB" w:rsidP="001B1302" w:rsidRDefault="001227FB" w14:paraId="5ABE99AA" w14:textId="77777777">
            <w:pPr>
              <w:tabs>
                <w:tab w:val="left" w:pos="177"/>
              </w:tabs>
              <w:ind w:left="-108"/>
              <w:jc w:val="center"/>
              <w:rPr>
                <w:rFonts w:ascii="Arial" w:hAnsi="Arial" w:cs="Arial"/>
                <w:b/>
              </w:rPr>
            </w:pPr>
          </w:p>
        </w:tc>
        <w:tc>
          <w:tcPr>
            <w:tcW w:w="1440" w:type="dxa"/>
            <w:tcBorders>
              <w:top w:val="nil"/>
              <w:left w:val="nil"/>
              <w:bottom w:val="nil"/>
              <w:right w:val="nil"/>
            </w:tcBorders>
            <w:vAlign w:val="center"/>
          </w:tcPr>
          <w:p w:rsidR="001227FB" w:rsidP="001B1302" w:rsidRDefault="001227FB" w14:paraId="5D19F722" w14:textId="77777777">
            <w:pPr>
              <w:tabs>
                <w:tab w:val="left" w:pos="177"/>
              </w:tabs>
              <w:ind w:left="-108"/>
              <w:jc w:val="center"/>
              <w:rPr>
                <w:rFonts w:ascii="Arial" w:hAnsi="Arial" w:cs="Arial"/>
                <w:b/>
              </w:rPr>
            </w:pPr>
          </w:p>
        </w:tc>
      </w:tr>
      <w:tr w:rsidR="001227FB" w:rsidTr="001B1302" w14:paraId="34C3B39D" w14:textId="77777777">
        <w:trPr>
          <w:cantSplit/>
          <w:trHeight w:val="467"/>
          <w:tblHeader/>
        </w:trPr>
        <w:tc>
          <w:tcPr>
            <w:tcW w:w="3720" w:type="dxa"/>
            <w:shd w:val="clear" w:color="auto" w:fill="F3F3F3"/>
            <w:vAlign w:val="center"/>
          </w:tcPr>
          <w:p w:rsidRPr="00276320" w:rsidR="001227FB" w:rsidP="001B1302" w:rsidRDefault="001227FB" w14:paraId="286860CB" w14:textId="77777777">
            <w:pPr>
              <w:ind w:right="17" w:firstLine="12"/>
              <w:jc w:val="center"/>
              <w:rPr>
                <w:rFonts w:ascii="Arial" w:hAnsi="Arial" w:cs="Arial"/>
                <w:b/>
                <w:bCs/>
                <w:sz w:val="20"/>
                <w:szCs w:val="20"/>
              </w:rPr>
            </w:pPr>
            <w:r w:rsidRPr="00276320">
              <w:rPr>
                <w:rFonts w:ascii="Arial" w:hAnsi="Arial" w:cs="Arial"/>
                <w:b/>
                <w:bCs/>
                <w:sz w:val="20"/>
                <w:szCs w:val="20"/>
              </w:rPr>
              <w:t>LOCATION</w:t>
            </w:r>
          </w:p>
        </w:tc>
        <w:tc>
          <w:tcPr>
            <w:tcW w:w="3840" w:type="dxa"/>
            <w:gridSpan w:val="2"/>
            <w:tcBorders>
              <w:right w:val="single" w:color="auto" w:sz="4" w:space="0"/>
            </w:tcBorders>
            <w:shd w:val="clear" w:color="auto" w:fill="F3F3F3"/>
          </w:tcPr>
          <w:p w:rsidRPr="00276320" w:rsidR="001227FB" w:rsidP="001B1302" w:rsidRDefault="001227FB" w14:paraId="475615ED" w14:textId="77777777">
            <w:pPr>
              <w:ind w:left="-108" w:right="-108"/>
              <w:jc w:val="center"/>
              <w:rPr>
                <w:rFonts w:ascii="Arial" w:hAnsi="Arial" w:cs="Arial"/>
                <w:b/>
                <w:bCs/>
                <w:sz w:val="20"/>
                <w:szCs w:val="20"/>
              </w:rPr>
            </w:pPr>
            <w:r w:rsidRPr="00276320">
              <w:rPr>
                <w:rFonts w:ascii="Arial" w:hAnsi="Arial" w:cs="Arial"/>
                <w:b/>
                <w:bCs/>
                <w:sz w:val="20"/>
                <w:szCs w:val="20"/>
              </w:rPr>
              <w:t>HAZARDS IDENTIFICATION</w:t>
            </w:r>
          </w:p>
        </w:tc>
        <w:tc>
          <w:tcPr>
            <w:tcW w:w="4320" w:type="dxa"/>
            <w:tcBorders>
              <w:left w:val="single" w:color="auto" w:sz="4" w:space="0"/>
              <w:bottom w:val="single" w:color="auto" w:sz="4" w:space="0"/>
              <w:right w:val="single" w:color="auto" w:sz="4" w:space="0"/>
            </w:tcBorders>
            <w:shd w:val="clear" w:color="auto" w:fill="F3F3F3"/>
            <w:vAlign w:val="center"/>
          </w:tcPr>
          <w:p w:rsidRPr="00276320" w:rsidR="001227FB" w:rsidP="001B1302" w:rsidRDefault="001227FB" w14:paraId="4C93F831" w14:textId="77777777">
            <w:pPr>
              <w:tabs>
                <w:tab w:val="left" w:pos="177"/>
              </w:tabs>
              <w:ind w:left="-108"/>
              <w:jc w:val="center"/>
              <w:rPr>
                <w:rFonts w:ascii="Arial" w:hAnsi="Arial" w:cs="Arial"/>
                <w:b/>
                <w:bCs/>
                <w:sz w:val="20"/>
                <w:szCs w:val="20"/>
              </w:rPr>
            </w:pPr>
            <w:r w:rsidRPr="00276320">
              <w:rPr>
                <w:rFonts w:ascii="Arial" w:hAnsi="Arial" w:cs="Arial"/>
                <w:b/>
                <w:bCs/>
                <w:sz w:val="20"/>
                <w:szCs w:val="20"/>
              </w:rPr>
              <w:t xml:space="preserve">INSTRUCTIONS </w:t>
            </w:r>
            <w:r>
              <w:rPr>
                <w:rFonts w:ascii="Arial" w:hAnsi="Arial" w:cs="Arial"/>
                <w:b/>
                <w:bCs/>
                <w:sz w:val="20"/>
                <w:szCs w:val="20"/>
              </w:rPr>
              <w:t>–</w:t>
            </w:r>
            <w:r w:rsidRPr="00276320">
              <w:rPr>
                <w:rFonts w:ascii="Arial" w:hAnsi="Arial" w:cs="Arial"/>
                <w:b/>
                <w:bCs/>
                <w:sz w:val="20"/>
                <w:szCs w:val="20"/>
              </w:rPr>
              <w:t xml:space="preserve"> PRECAUTIONS</w:t>
            </w:r>
          </w:p>
        </w:tc>
        <w:tc>
          <w:tcPr>
            <w:tcW w:w="1560" w:type="dxa"/>
            <w:tcBorders>
              <w:left w:val="single" w:color="auto" w:sz="4" w:space="0"/>
              <w:bottom w:val="nil"/>
              <w:right w:val="single" w:color="auto" w:sz="4" w:space="0"/>
            </w:tcBorders>
            <w:shd w:val="clear" w:color="auto" w:fill="F3F3F3"/>
          </w:tcPr>
          <w:p w:rsidRPr="00276320" w:rsidR="001227FB" w:rsidP="001B1302" w:rsidRDefault="001227FB" w14:paraId="63A55A7F" w14:textId="77777777">
            <w:pPr>
              <w:tabs>
                <w:tab w:val="left" w:pos="177"/>
              </w:tabs>
              <w:ind w:left="-108"/>
              <w:jc w:val="center"/>
              <w:rPr>
                <w:rFonts w:ascii="Arial" w:hAnsi="Arial" w:cs="Arial"/>
                <w:b/>
                <w:sz w:val="20"/>
                <w:szCs w:val="20"/>
              </w:rPr>
            </w:pPr>
            <w:r w:rsidRPr="00276320">
              <w:rPr>
                <w:rFonts w:ascii="Arial" w:hAnsi="Arial" w:cs="Arial"/>
                <w:b/>
                <w:sz w:val="20"/>
                <w:szCs w:val="20"/>
              </w:rPr>
              <w:t>PREVENTION METHOD</w:t>
            </w:r>
          </w:p>
        </w:tc>
        <w:tc>
          <w:tcPr>
            <w:tcW w:w="2760" w:type="dxa"/>
            <w:tcBorders>
              <w:left w:val="single" w:color="auto" w:sz="4" w:space="0"/>
              <w:bottom w:val="nil"/>
              <w:right w:val="single" w:color="auto" w:sz="4" w:space="0"/>
            </w:tcBorders>
            <w:shd w:val="clear" w:color="auto" w:fill="F3F3F3"/>
          </w:tcPr>
          <w:p w:rsidRPr="00276320" w:rsidR="001227FB" w:rsidP="001B1302" w:rsidRDefault="001227FB" w14:paraId="598DAD27" w14:textId="77777777">
            <w:pPr>
              <w:tabs>
                <w:tab w:val="left" w:pos="177"/>
              </w:tabs>
              <w:ind w:left="-108"/>
              <w:jc w:val="center"/>
              <w:rPr>
                <w:rFonts w:ascii="Arial" w:hAnsi="Arial" w:cs="Arial"/>
                <w:b/>
                <w:sz w:val="20"/>
                <w:szCs w:val="20"/>
              </w:rPr>
            </w:pPr>
            <w:r w:rsidRPr="00276320">
              <w:rPr>
                <w:rFonts w:ascii="Arial" w:hAnsi="Arial" w:cs="Arial"/>
                <w:b/>
                <w:sz w:val="20"/>
                <w:szCs w:val="20"/>
              </w:rPr>
              <w:t>Operational Management</w:t>
            </w:r>
          </w:p>
        </w:tc>
        <w:tc>
          <w:tcPr>
            <w:tcW w:w="3120" w:type="dxa"/>
            <w:tcBorders>
              <w:top w:val="nil"/>
              <w:left w:val="single" w:color="auto" w:sz="4" w:space="0"/>
              <w:bottom w:val="nil"/>
              <w:right w:val="nil"/>
            </w:tcBorders>
            <w:vAlign w:val="center"/>
          </w:tcPr>
          <w:p w:rsidR="001227FB" w:rsidP="001B1302" w:rsidRDefault="001227FB" w14:paraId="2B38840A" w14:textId="77777777">
            <w:pPr>
              <w:tabs>
                <w:tab w:val="left" w:pos="177"/>
              </w:tabs>
              <w:ind w:left="-108"/>
              <w:jc w:val="center"/>
              <w:rPr>
                <w:rFonts w:ascii="Arial" w:hAnsi="Arial" w:cs="Arial"/>
                <w:b/>
              </w:rPr>
            </w:pPr>
          </w:p>
        </w:tc>
        <w:tc>
          <w:tcPr>
            <w:tcW w:w="1440" w:type="dxa"/>
            <w:tcBorders>
              <w:top w:val="nil"/>
              <w:left w:val="nil"/>
              <w:bottom w:val="nil"/>
              <w:right w:val="nil"/>
            </w:tcBorders>
            <w:vAlign w:val="center"/>
          </w:tcPr>
          <w:p w:rsidR="001227FB" w:rsidP="001B1302" w:rsidRDefault="001227FB" w14:paraId="322E496D" w14:textId="77777777">
            <w:pPr>
              <w:tabs>
                <w:tab w:val="left" w:pos="177"/>
              </w:tabs>
              <w:ind w:left="-108"/>
              <w:jc w:val="center"/>
              <w:rPr>
                <w:rFonts w:ascii="Arial" w:hAnsi="Arial" w:cs="Arial"/>
                <w:b/>
              </w:rPr>
            </w:pPr>
          </w:p>
        </w:tc>
      </w:tr>
      <w:tr w:rsidR="001227FB" w:rsidTr="001B1302" w14:paraId="227A7657" w14:textId="77777777">
        <w:trPr>
          <w:cantSplit/>
          <w:trHeight w:val="467"/>
          <w:tblHeader/>
        </w:trPr>
        <w:tc>
          <w:tcPr>
            <w:tcW w:w="3720" w:type="dxa"/>
            <w:shd w:val="clear" w:color="auto" w:fill="F3F3F3"/>
            <w:vAlign w:val="center"/>
          </w:tcPr>
          <w:p w:rsidRPr="00276320" w:rsidR="001227FB" w:rsidP="001B1302" w:rsidRDefault="001227FB" w14:paraId="52CE5FC8" w14:textId="77777777">
            <w:pPr>
              <w:ind w:right="17" w:firstLine="12"/>
              <w:jc w:val="center"/>
              <w:rPr>
                <w:rFonts w:ascii="Arial" w:hAnsi="Arial" w:cs="Arial"/>
                <w:sz w:val="20"/>
                <w:szCs w:val="20"/>
              </w:rPr>
            </w:pPr>
            <w:r w:rsidRPr="00276320">
              <w:rPr>
                <w:rFonts w:ascii="Arial" w:hAnsi="Arial" w:cs="Arial"/>
                <w:bCs/>
                <w:sz w:val="20"/>
                <w:szCs w:val="20"/>
              </w:rPr>
              <w:t>Insert Picture w/Title</w:t>
            </w:r>
          </w:p>
        </w:tc>
        <w:tc>
          <w:tcPr>
            <w:tcW w:w="1800" w:type="dxa"/>
            <w:shd w:val="clear" w:color="auto" w:fill="F3F3F3"/>
          </w:tcPr>
          <w:p w:rsidRPr="00276320" w:rsidR="001227FB" w:rsidP="001B1302" w:rsidRDefault="001227FB" w14:paraId="523D5C03" w14:textId="77777777">
            <w:pPr>
              <w:ind w:left="-108" w:right="-108"/>
              <w:jc w:val="center"/>
              <w:rPr>
                <w:rFonts w:ascii="Arial" w:hAnsi="Arial" w:cs="Arial"/>
                <w:bCs/>
                <w:sz w:val="20"/>
                <w:szCs w:val="20"/>
              </w:rPr>
            </w:pPr>
            <w:r w:rsidRPr="00276320">
              <w:rPr>
                <w:rFonts w:ascii="Arial" w:hAnsi="Arial" w:cs="Arial"/>
                <w:bCs/>
                <w:sz w:val="20"/>
                <w:szCs w:val="20"/>
              </w:rPr>
              <w:t>Hazard Icon</w:t>
            </w:r>
          </w:p>
        </w:tc>
        <w:tc>
          <w:tcPr>
            <w:tcW w:w="2040" w:type="dxa"/>
            <w:tcBorders>
              <w:bottom w:val="single" w:color="auto" w:sz="4" w:space="0"/>
              <w:right w:val="single" w:color="auto" w:sz="4" w:space="0"/>
            </w:tcBorders>
            <w:shd w:val="clear" w:color="auto" w:fill="F3F3F3"/>
            <w:vAlign w:val="center"/>
          </w:tcPr>
          <w:p w:rsidRPr="00276320" w:rsidR="001227FB" w:rsidP="001B1302" w:rsidRDefault="001227FB" w14:paraId="16FFCF8F" w14:textId="77777777">
            <w:pPr>
              <w:ind w:left="-108" w:right="-108"/>
              <w:jc w:val="center"/>
              <w:rPr>
                <w:rFonts w:ascii="Arial" w:hAnsi="Arial" w:cs="Arial"/>
                <w:sz w:val="20"/>
                <w:szCs w:val="20"/>
              </w:rPr>
            </w:pPr>
            <w:r w:rsidRPr="00276320">
              <w:rPr>
                <w:rFonts w:ascii="Arial" w:hAnsi="Arial" w:cs="Arial"/>
                <w:bCs/>
                <w:sz w:val="20"/>
                <w:szCs w:val="20"/>
              </w:rPr>
              <w:t>Written Description of Risk</w:t>
            </w:r>
          </w:p>
        </w:tc>
        <w:tc>
          <w:tcPr>
            <w:tcW w:w="4320" w:type="dxa"/>
            <w:tcBorders>
              <w:left w:val="single" w:color="auto" w:sz="4" w:space="0"/>
              <w:bottom w:val="single" w:color="auto" w:sz="4" w:space="0"/>
              <w:right w:val="single" w:color="auto" w:sz="4" w:space="0"/>
            </w:tcBorders>
            <w:shd w:val="clear" w:color="auto" w:fill="F3F3F3"/>
            <w:vAlign w:val="center"/>
          </w:tcPr>
          <w:p w:rsidRPr="00276320" w:rsidR="001227FB" w:rsidP="001B1302" w:rsidRDefault="001227FB" w14:paraId="6ECA6D13" w14:textId="77777777">
            <w:pPr>
              <w:tabs>
                <w:tab w:val="left" w:pos="177"/>
              </w:tabs>
              <w:ind w:left="-108"/>
              <w:jc w:val="center"/>
              <w:rPr>
                <w:rFonts w:ascii="Arial" w:hAnsi="Arial" w:cs="Arial"/>
                <w:sz w:val="20"/>
                <w:szCs w:val="20"/>
              </w:rPr>
            </w:pPr>
            <w:r w:rsidRPr="00276320">
              <w:rPr>
                <w:rFonts w:ascii="Arial" w:hAnsi="Arial" w:cs="Arial"/>
                <w:bCs/>
                <w:sz w:val="20"/>
                <w:szCs w:val="20"/>
              </w:rPr>
              <w:t>Short Instruction</w:t>
            </w:r>
          </w:p>
        </w:tc>
        <w:tc>
          <w:tcPr>
            <w:tcW w:w="1560" w:type="dxa"/>
            <w:tcBorders>
              <w:left w:val="single" w:color="auto" w:sz="4" w:space="0"/>
              <w:bottom w:val="nil"/>
              <w:right w:val="single" w:color="auto" w:sz="4" w:space="0"/>
            </w:tcBorders>
            <w:shd w:val="clear" w:color="auto" w:fill="F3F3F3"/>
          </w:tcPr>
          <w:p w:rsidRPr="00276320" w:rsidR="001227FB" w:rsidP="001B1302" w:rsidRDefault="001227FB" w14:paraId="66C760B8" w14:textId="77777777">
            <w:pPr>
              <w:tabs>
                <w:tab w:val="left" w:pos="177"/>
              </w:tabs>
              <w:ind w:left="-108"/>
              <w:jc w:val="center"/>
              <w:rPr>
                <w:rFonts w:ascii="Arial" w:hAnsi="Arial" w:cs="Arial"/>
                <w:sz w:val="20"/>
                <w:szCs w:val="20"/>
              </w:rPr>
            </w:pPr>
            <w:r w:rsidRPr="00276320">
              <w:rPr>
                <w:rFonts w:ascii="Arial" w:hAnsi="Arial" w:cs="Arial"/>
                <w:sz w:val="20"/>
                <w:szCs w:val="20"/>
              </w:rPr>
              <w:t>Prevention</w:t>
            </w:r>
          </w:p>
        </w:tc>
        <w:tc>
          <w:tcPr>
            <w:tcW w:w="2760" w:type="dxa"/>
            <w:tcBorders>
              <w:left w:val="single" w:color="auto" w:sz="4" w:space="0"/>
              <w:bottom w:val="nil"/>
              <w:right w:val="single" w:color="auto" w:sz="4" w:space="0"/>
            </w:tcBorders>
            <w:shd w:val="clear" w:color="auto" w:fill="F3F3F3"/>
          </w:tcPr>
          <w:p w:rsidRPr="00276320" w:rsidR="001227FB" w:rsidP="001B1302" w:rsidRDefault="001227FB" w14:paraId="09D66590" w14:textId="77777777">
            <w:pPr>
              <w:tabs>
                <w:tab w:val="left" w:pos="177"/>
              </w:tabs>
              <w:ind w:left="-108"/>
              <w:jc w:val="center"/>
              <w:rPr>
                <w:rFonts w:ascii="Arial" w:hAnsi="Arial" w:cs="Arial"/>
                <w:sz w:val="20"/>
                <w:szCs w:val="20"/>
              </w:rPr>
            </w:pPr>
            <w:r w:rsidRPr="00276320">
              <w:rPr>
                <w:rFonts w:ascii="Arial" w:hAnsi="Arial" w:cs="Arial"/>
                <w:sz w:val="20"/>
                <w:szCs w:val="20"/>
              </w:rPr>
              <w:t>PV1</w:t>
            </w:r>
          </w:p>
        </w:tc>
        <w:tc>
          <w:tcPr>
            <w:tcW w:w="3120" w:type="dxa"/>
            <w:tcBorders>
              <w:top w:val="nil"/>
              <w:left w:val="single" w:color="auto" w:sz="4" w:space="0"/>
              <w:bottom w:val="nil"/>
              <w:right w:val="nil"/>
            </w:tcBorders>
            <w:vAlign w:val="center"/>
          </w:tcPr>
          <w:p w:rsidR="001227FB" w:rsidP="001B1302" w:rsidRDefault="001227FB" w14:paraId="0102FC50" w14:textId="77777777">
            <w:pPr>
              <w:tabs>
                <w:tab w:val="left" w:pos="177"/>
              </w:tabs>
              <w:ind w:left="-108"/>
              <w:jc w:val="center"/>
              <w:rPr>
                <w:rFonts w:ascii="Arial" w:hAnsi="Arial" w:cs="Arial"/>
                <w:b/>
              </w:rPr>
            </w:pPr>
          </w:p>
        </w:tc>
        <w:tc>
          <w:tcPr>
            <w:tcW w:w="1440" w:type="dxa"/>
            <w:tcBorders>
              <w:top w:val="nil"/>
              <w:left w:val="nil"/>
              <w:bottom w:val="nil"/>
              <w:right w:val="nil"/>
            </w:tcBorders>
            <w:vAlign w:val="center"/>
          </w:tcPr>
          <w:p w:rsidR="001227FB" w:rsidP="001B1302" w:rsidRDefault="001227FB" w14:paraId="6A9648F9" w14:textId="77777777">
            <w:pPr>
              <w:tabs>
                <w:tab w:val="left" w:pos="177"/>
              </w:tabs>
              <w:ind w:left="-108"/>
              <w:jc w:val="center"/>
              <w:rPr>
                <w:rFonts w:ascii="Arial" w:hAnsi="Arial" w:cs="Arial"/>
                <w:b/>
              </w:rPr>
            </w:pPr>
          </w:p>
        </w:tc>
      </w:tr>
      <w:tr w:rsidR="001227FB" w:rsidTr="001B1302" w14:paraId="427A2B87" w14:textId="77777777">
        <w:trPr>
          <w:cantSplit/>
          <w:trHeight w:val="70"/>
        </w:trPr>
        <w:tc>
          <w:tcPr>
            <w:tcW w:w="3720" w:type="dxa"/>
            <w:shd w:val="clear" w:color="auto" w:fill="000000"/>
            <w:vAlign w:val="center"/>
          </w:tcPr>
          <w:p w:rsidR="001227FB" w:rsidP="001B1302" w:rsidRDefault="001227FB" w14:paraId="4F1AAC8A" w14:textId="77777777">
            <w:pPr>
              <w:ind w:right="17" w:firstLine="12"/>
              <w:jc w:val="center"/>
              <w:rPr>
                <w:rFonts w:ascii="Arial" w:hAnsi="Arial" w:cs="Arial"/>
                <w:b/>
              </w:rPr>
            </w:pPr>
          </w:p>
        </w:tc>
        <w:tc>
          <w:tcPr>
            <w:tcW w:w="1800" w:type="dxa"/>
            <w:shd w:val="clear" w:color="auto" w:fill="000000"/>
          </w:tcPr>
          <w:p w:rsidRPr="00105B38" w:rsidR="001227FB" w:rsidP="001B1302" w:rsidRDefault="001227FB" w14:paraId="4D5A082B" w14:textId="77777777">
            <w:pPr>
              <w:ind w:left="-108" w:right="-108"/>
              <w:rPr>
                <w:rFonts w:ascii="Arial" w:hAnsi="Arial" w:cs="Arial"/>
                <w:b/>
              </w:rPr>
            </w:pPr>
          </w:p>
        </w:tc>
        <w:tc>
          <w:tcPr>
            <w:tcW w:w="2040" w:type="dxa"/>
            <w:tcBorders>
              <w:bottom w:val="single" w:color="auto" w:sz="4" w:space="0"/>
              <w:right w:val="single" w:color="auto" w:sz="4" w:space="0"/>
            </w:tcBorders>
            <w:shd w:val="clear" w:color="auto" w:fill="000000"/>
            <w:vAlign w:val="center"/>
          </w:tcPr>
          <w:p w:rsidRPr="00105B38" w:rsidR="001227FB" w:rsidP="001B1302" w:rsidRDefault="001227FB" w14:paraId="11F831E4" w14:textId="77777777">
            <w:pPr>
              <w:ind w:left="-108" w:right="-108"/>
              <w:rPr>
                <w:rFonts w:ascii="Arial" w:hAnsi="Arial" w:cs="Arial"/>
                <w:b/>
              </w:rPr>
            </w:pPr>
          </w:p>
        </w:tc>
        <w:tc>
          <w:tcPr>
            <w:tcW w:w="4320" w:type="dxa"/>
            <w:tcBorders>
              <w:left w:val="single" w:color="auto" w:sz="4" w:space="0"/>
              <w:bottom w:val="single" w:color="auto" w:sz="4" w:space="0"/>
              <w:right w:val="single" w:color="auto" w:sz="4" w:space="0"/>
            </w:tcBorders>
            <w:shd w:val="clear" w:color="auto" w:fill="000000"/>
            <w:vAlign w:val="center"/>
          </w:tcPr>
          <w:p w:rsidR="001227FB" w:rsidP="001B1302" w:rsidRDefault="001227FB" w14:paraId="799EAA40" w14:textId="77777777">
            <w:pPr>
              <w:tabs>
                <w:tab w:val="left" w:pos="177"/>
              </w:tabs>
              <w:ind w:left="-108"/>
              <w:jc w:val="center"/>
              <w:rPr>
                <w:rFonts w:ascii="Arial" w:hAnsi="Arial" w:cs="Arial"/>
                <w:b/>
                <w:bCs/>
              </w:rPr>
            </w:pPr>
          </w:p>
        </w:tc>
        <w:tc>
          <w:tcPr>
            <w:tcW w:w="1560" w:type="dxa"/>
            <w:tcBorders>
              <w:left w:val="single" w:color="auto" w:sz="4" w:space="0"/>
              <w:bottom w:val="nil"/>
              <w:right w:val="single" w:color="auto" w:sz="4" w:space="0"/>
            </w:tcBorders>
            <w:shd w:val="clear" w:color="auto" w:fill="000000"/>
          </w:tcPr>
          <w:p w:rsidRPr="00E94B3D" w:rsidR="001227FB" w:rsidP="001B1302" w:rsidRDefault="001227FB" w14:paraId="56F662D1" w14:textId="77777777">
            <w:pPr>
              <w:tabs>
                <w:tab w:val="left" w:pos="177"/>
              </w:tabs>
              <w:ind w:left="-108"/>
              <w:jc w:val="center"/>
              <w:rPr>
                <w:rFonts w:ascii="Arial" w:hAnsi="Arial" w:cs="Arial"/>
                <w:b/>
                <w:sz w:val="28"/>
                <w:szCs w:val="28"/>
              </w:rPr>
            </w:pPr>
          </w:p>
        </w:tc>
        <w:tc>
          <w:tcPr>
            <w:tcW w:w="2760" w:type="dxa"/>
            <w:tcBorders>
              <w:left w:val="single" w:color="auto" w:sz="4" w:space="0"/>
              <w:bottom w:val="nil"/>
              <w:right w:val="single" w:color="auto" w:sz="4" w:space="0"/>
            </w:tcBorders>
            <w:shd w:val="clear" w:color="auto" w:fill="000000"/>
          </w:tcPr>
          <w:p w:rsidRPr="00E94B3D" w:rsidR="001227FB" w:rsidP="001B1302" w:rsidRDefault="001227FB" w14:paraId="4539D8A6" w14:textId="77777777">
            <w:pPr>
              <w:tabs>
                <w:tab w:val="left" w:pos="177"/>
              </w:tabs>
              <w:ind w:left="-108"/>
              <w:jc w:val="center"/>
              <w:rPr>
                <w:rFonts w:ascii="Arial" w:hAnsi="Arial" w:cs="Arial"/>
                <w:b/>
                <w:sz w:val="28"/>
                <w:szCs w:val="28"/>
              </w:rPr>
            </w:pPr>
          </w:p>
        </w:tc>
        <w:tc>
          <w:tcPr>
            <w:tcW w:w="3120" w:type="dxa"/>
            <w:tcBorders>
              <w:top w:val="nil"/>
              <w:left w:val="single" w:color="auto" w:sz="4" w:space="0"/>
              <w:bottom w:val="nil"/>
              <w:right w:val="nil"/>
            </w:tcBorders>
            <w:shd w:val="clear" w:color="auto" w:fill="000000"/>
            <w:vAlign w:val="center"/>
          </w:tcPr>
          <w:p w:rsidRPr="00E94B3D" w:rsidR="001227FB" w:rsidP="001B1302" w:rsidRDefault="001227FB" w14:paraId="57392149" w14:textId="77777777">
            <w:pPr>
              <w:tabs>
                <w:tab w:val="left" w:pos="177"/>
              </w:tabs>
              <w:ind w:left="-108"/>
              <w:jc w:val="center"/>
              <w:rPr>
                <w:rFonts w:ascii="Arial" w:hAnsi="Arial" w:cs="Arial"/>
                <w:b/>
                <w:sz w:val="28"/>
                <w:szCs w:val="28"/>
              </w:rPr>
            </w:pPr>
          </w:p>
        </w:tc>
        <w:tc>
          <w:tcPr>
            <w:tcW w:w="1440" w:type="dxa"/>
            <w:tcBorders>
              <w:top w:val="nil"/>
              <w:left w:val="nil"/>
              <w:bottom w:val="nil"/>
              <w:right w:val="nil"/>
            </w:tcBorders>
            <w:shd w:val="clear" w:color="auto" w:fill="000000"/>
            <w:vAlign w:val="center"/>
          </w:tcPr>
          <w:p w:rsidRPr="00E94B3D" w:rsidR="001227FB" w:rsidP="001B1302" w:rsidRDefault="001227FB" w14:paraId="45BEC436" w14:textId="77777777">
            <w:pPr>
              <w:tabs>
                <w:tab w:val="left" w:pos="177"/>
              </w:tabs>
              <w:ind w:left="-108"/>
              <w:jc w:val="center"/>
              <w:rPr>
                <w:rFonts w:ascii="Arial" w:hAnsi="Arial" w:cs="Arial"/>
                <w:b/>
              </w:rPr>
            </w:pPr>
          </w:p>
        </w:tc>
      </w:tr>
      <w:tr w:rsidR="001227FB" w:rsidTr="001B1302" w14:paraId="150796F6" w14:textId="77777777">
        <w:trPr>
          <w:cantSplit/>
          <w:trHeight w:val="791"/>
        </w:trPr>
        <w:tc>
          <w:tcPr>
            <w:tcW w:w="3720" w:type="dxa"/>
            <w:tcBorders>
              <w:bottom w:val="single" w:color="auto" w:sz="4" w:space="0"/>
            </w:tcBorders>
            <w:vAlign w:val="center"/>
          </w:tcPr>
          <w:p w:rsidR="001227FB" w:rsidP="001B1302" w:rsidRDefault="00921805" w14:paraId="63E4A0B3" w14:textId="4AFE09B3">
            <w:pPr>
              <w:ind w:left="132" w:right="17" w:firstLine="12"/>
              <w:jc w:val="center"/>
              <w:rPr>
                <w:noProof/>
              </w:rPr>
            </w:pPr>
            <w:r>
              <w:rPr>
                <w:noProof/>
              </w:rPr>
              <w:drawing>
                <wp:inline distT="0" distB="0" distL="0" distR="0" wp14:anchorId="2E9713E6" wp14:editId="011C82F3">
                  <wp:extent cx="2209800" cy="1943100"/>
                  <wp:effectExtent l="0" t="0" r="0" b="0"/>
                  <wp:docPr id="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09800" cy="1943100"/>
                          </a:xfrm>
                          <a:prstGeom prst="rect">
                            <a:avLst/>
                          </a:prstGeom>
                          <a:noFill/>
                          <a:ln>
                            <a:noFill/>
                          </a:ln>
                        </pic:spPr>
                      </pic:pic>
                    </a:graphicData>
                  </a:graphic>
                </wp:inline>
              </w:drawing>
            </w:r>
          </w:p>
          <w:p w:rsidR="00200A6F" w:rsidP="00200A6F" w:rsidRDefault="00200A6F" w14:paraId="54F5D7E1" w14:textId="77777777">
            <w:pPr>
              <w:ind w:left="132" w:right="17"/>
              <w:jc w:val="center"/>
              <w:rPr>
                <w:rFonts w:ascii="Arial" w:hAnsi="Arial" w:cs="Arial"/>
                <w:b/>
              </w:rPr>
            </w:pPr>
            <w:r w:rsidRPr="00200A6F">
              <w:rPr>
                <w:rFonts w:ascii="Arial" w:hAnsi="Arial" w:cs="Arial"/>
                <w:b/>
              </w:rPr>
              <w:t>Bench Grinder</w:t>
            </w:r>
          </w:p>
        </w:tc>
        <w:tc>
          <w:tcPr>
            <w:tcW w:w="1800" w:type="dxa"/>
            <w:tcBorders>
              <w:bottom w:val="single" w:color="auto" w:sz="4" w:space="0"/>
            </w:tcBorders>
          </w:tcPr>
          <w:p w:rsidRPr="005F3D62" w:rsidR="001227FB" w:rsidP="001B1302" w:rsidRDefault="001227FB" w14:paraId="7667BF4E" w14:textId="1F82B570">
            <w:pPr>
              <w:ind w:left="-108" w:right="-108"/>
              <w:rPr>
                <w:rFonts w:ascii="Arial" w:hAnsi="Arial" w:cs="Arial"/>
                <w:sz w:val="20"/>
                <w:szCs w:val="20"/>
              </w:rPr>
            </w:pPr>
            <w:r>
              <w:rPr>
                <w:rFonts w:ascii="Arial" w:hAnsi="Arial" w:cs="Arial"/>
                <w:sz w:val="20"/>
                <w:szCs w:val="20"/>
              </w:rPr>
              <w:t xml:space="preserve">    </w:t>
            </w:r>
            <w:r w:rsidR="00921805">
              <w:rPr>
                <w:rFonts w:ascii="Arial" w:hAnsi="Arial" w:cs="Arial"/>
                <w:noProof/>
                <w:sz w:val="20"/>
                <w:szCs w:val="20"/>
                <w:lang w:eastAsia="en-US"/>
              </w:rPr>
              <w:drawing>
                <wp:inline distT="0" distB="0" distL="0" distR="0" wp14:anchorId="74E32AC1" wp14:editId="6BC5D4D4">
                  <wp:extent cx="361950" cy="361950"/>
                  <wp:effectExtent l="0" t="0" r="0" b="0"/>
                  <wp:docPr id="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r>
              <w:rPr>
                <w:rFonts w:ascii="Arial" w:hAnsi="Arial" w:cs="Arial"/>
                <w:sz w:val="20"/>
                <w:szCs w:val="20"/>
              </w:rPr>
              <w:t xml:space="preserve">     </w:t>
            </w:r>
            <w:r w:rsidR="00921805">
              <w:rPr>
                <w:rFonts w:ascii="Arial" w:hAnsi="Arial" w:cs="Arial"/>
                <w:noProof/>
                <w:sz w:val="20"/>
                <w:szCs w:val="20"/>
                <w:lang w:eastAsia="en-US"/>
              </w:rPr>
              <w:drawing>
                <wp:inline distT="0" distB="0" distL="0" distR="0" wp14:anchorId="49EC23E6" wp14:editId="33D616DD">
                  <wp:extent cx="381000" cy="361950"/>
                  <wp:effectExtent l="0" t="0" r="0" b="0"/>
                  <wp:docPr id="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r>
              <w:rPr>
                <w:rFonts w:ascii="Arial" w:hAnsi="Arial" w:cs="Arial"/>
                <w:sz w:val="20"/>
                <w:szCs w:val="20"/>
              </w:rPr>
              <w:t xml:space="preserve">         </w:t>
            </w:r>
          </w:p>
        </w:tc>
        <w:tc>
          <w:tcPr>
            <w:tcW w:w="2040" w:type="dxa"/>
            <w:tcBorders>
              <w:bottom w:val="single" w:color="auto" w:sz="4" w:space="0"/>
              <w:right w:val="single" w:color="auto" w:sz="4" w:space="0"/>
            </w:tcBorders>
            <w:vAlign w:val="center"/>
          </w:tcPr>
          <w:p w:rsidRPr="006332EA" w:rsidR="001227FB" w:rsidP="001B1302" w:rsidRDefault="001227FB" w14:paraId="05231B1C" w14:textId="77777777">
            <w:pPr>
              <w:ind w:right="-108"/>
              <w:rPr>
                <w:rFonts w:ascii="Arial" w:hAnsi="Arial" w:cs="Arial"/>
                <w:sz w:val="20"/>
                <w:szCs w:val="20"/>
              </w:rPr>
            </w:pPr>
            <w:r w:rsidRPr="006332EA">
              <w:rPr>
                <w:rFonts w:ascii="Arial" w:hAnsi="Arial" w:cs="Arial"/>
                <w:sz w:val="20"/>
                <w:szCs w:val="20"/>
              </w:rPr>
              <w:t>Risk of metal shavings in eye or cut by metal shavings.  Hand injury risk if not careful when operating machine.</w:t>
            </w:r>
          </w:p>
        </w:tc>
        <w:tc>
          <w:tcPr>
            <w:tcW w:w="4320" w:type="dxa"/>
            <w:tcBorders>
              <w:left w:val="single" w:color="auto" w:sz="4" w:space="0"/>
              <w:bottom w:val="single" w:color="auto" w:sz="4" w:space="0"/>
              <w:right w:val="single" w:color="auto" w:sz="4" w:space="0"/>
            </w:tcBorders>
            <w:vAlign w:val="center"/>
          </w:tcPr>
          <w:p w:rsidRPr="00204BF3" w:rsidR="001227FB" w:rsidP="001B1302" w:rsidRDefault="001227FB" w14:paraId="2ED3B9BE" w14:textId="77777777">
            <w:pPr>
              <w:tabs>
                <w:tab w:val="left" w:pos="177"/>
              </w:tabs>
              <w:ind w:firstLine="12"/>
              <w:jc w:val="center"/>
              <w:rPr>
                <w:rFonts w:ascii="Arial" w:hAnsi="Arial" w:cs="Arial"/>
                <w:b/>
                <w:bCs/>
                <w:color w:val="FF0000"/>
                <w:sz w:val="20"/>
                <w:szCs w:val="20"/>
              </w:rPr>
            </w:pPr>
            <w:r w:rsidRPr="00204BF3">
              <w:rPr>
                <w:rFonts w:ascii="Arial" w:hAnsi="Arial" w:cs="Arial"/>
                <w:b/>
                <w:bCs/>
                <w:color w:val="FF0000"/>
                <w:sz w:val="20"/>
                <w:szCs w:val="20"/>
              </w:rPr>
              <w:t>Certification is required to operate</w:t>
            </w:r>
          </w:p>
          <w:p w:rsidRPr="005F3D62" w:rsidR="001227FB" w:rsidP="001B1302" w:rsidRDefault="001227FB" w14:paraId="0B898D30" w14:textId="77777777">
            <w:pPr>
              <w:tabs>
                <w:tab w:val="left" w:pos="177"/>
              </w:tabs>
              <w:ind w:firstLine="12"/>
              <w:jc w:val="center"/>
              <w:rPr>
                <w:rFonts w:ascii="Arial" w:hAnsi="Arial" w:cs="Arial"/>
                <w:bCs/>
                <w:sz w:val="20"/>
                <w:szCs w:val="20"/>
              </w:rPr>
            </w:pPr>
            <w:r>
              <w:rPr>
                <w:rFonts w:ascii="Arial" w:hAnsi="Arial" w:cs="Arial"/>
                <w:bCs/>
                <w:sz w:val="20"/>
                <w:szCs w:val="20"/>
              </w:rPr>
              <w:t>Wear PPE as required.  Make sure work, cutting tools and other attachments are secure.  Set feed/speed according to consigne.</w:t>
            </w:r>
          </w:p>
        </w:tc>
        <w:tc>
          <w:tcPr>
            <w:tcW w:w="1560" w:type="dxa"/>
            <w:tcBorders>
              <w:left w:val="single" w:color="auto" w:sz="4" w:space="0"/>
              <w:bottom w:val="single" w:color="auto" w:sz="4" w:space="0"/>
              <w:right w:val="single" w:color="auto" w:sz="4" w:space="0"/>
            </w:tcBorders>
            <w:vAlign w:val="center"/>
          </w:tcPr>
          <w:p w:rsidRPr="001B62B5" w:rsidR="001227FB" w:rsidP="001B1302" w:rsidRDefault="001227FB" w14:paraId="36FA11C7" w14:textId="77777777">
            <w:pPr>
              <w:tabs>
                <w:tab w:val="left" w:pos="177"/>
              </w:tabs>
              <w:rPr>
                <w:rFonts w:ascii="Arial" w:hAnsi="Arial" w:cs="Arial"/>
                <w:bCs/>
                <w:sz w:val="20"/>
                <w:szCs w:val="20"/>
              </w:rPr>
            </w:pPr>
            <w:r>
              <w:rPr>
                <w:rFonts w:ascii="Arial" w:hAnsi="Arial" w:cs="Arial"/>
                <w:bCs/>
                <w:sz w:val="20"/>
                <w:szCs w:val="20"/>
              </w:rPr>
              <w:t>Apply practical knowledge and lessons from AP!</w:t>
            </w:r>
          </w:p>
        </w:tc>
        <w:tc>
          <w:tcPr>
            <w:tcW w:w="2760" w:type="dxa"/>
            <w:tcBorders>
              <w:left w:val="single" w:color="auto" w:sz="4" w:space="0"/>
              <w:bottom w:val="single" w:color="auto" w:sz="4" w:space="0"/>
              <w:right w:val="single" w:color="auto" w:sz="4" w:space="0"/>
            </w:tcBorders>
            <w:vAlign w:val="center"/>
          </w:tcPr>
          <w:p w:rsidRPr="001B62B5" w:rsidR="001227FB" w:rsidP="001B1302" w:rsidRDefault="001227FB" w14:paraId="3288C0A2" w14:textId="77777777">
            <w:pPr>
              <w:tabs>
                <w:tab w:val="left" w:pos="177"/>
              </w:tabs>
              <w:rPr>
                <w:rFonts w:ascii="Arial" w:hAnsi="Arial" w:cs="Arial"/>
                <w:bCs/>
                <w:sz w:val="20"/>
                <w:szCs w:val="20"/>
              </w:rPr>
            </w:pPr>
            <w:r>
              <w:rPr>
                <w:sz w:val="20"/>
                <w:szCs w:val="20"/>
              </w:rPr>
              <w:t xml:space="preserve">AP Training, </w:t>
            </w:r>
            <w:r w:rsidRPr="00F17220">
              <w:rPr>
                <w:sz w:val="20"/>
                <w:szCs w:val="20"/>
              </w:rPr>
              <w:t>Post Training, Post Safety rules</w:t>
            </w:r>
          </w:p>
        </w:tc>
        <w:tc>
          <w:tcPr>
            <w:tcW w:w="3120" w:type="dxa"/>
            <w:tcBorders>
              <w:top w:val="nil"/>
              <w:left w:val="single" w:color="auto" w:sz="4" w:space="0"/>
              <w:bottom w:val="nil"/>
              <w:right w:val="nil"/>
            </w:tcBorders>
            <w:vAlign w:val="center"/>
          </w:tcPr>
          <w:p w:rsidRPr="00E94B3D" w:rsidR="001227FB" w:rsidP="001B1302" w:rsidRDefault="001227FB" w14:paraId="4352C950" w14:textId="77777777">
            <w:pPr>
              <w:tabs>
                <w:tab w:val="left" w:pos="177"/>
              </w:tabs>
              <w:ind w:left="-108"/>
              <w:jc w:val="center"/>
              <w:rPr>
                <w:rFonts w:ascii="Arial" w:hAnsi="Arial" w:cs="Arial"/>
                <w:b/>
                <w:sz w:val="28"/>
                <w:szCs w:val="28"/>
              </w:rPr>
            </w:pPr>
          </w:p>
        </w:tc>
        <w:tc>
          <w:tcPr>
            <w:tcW w:w="1440" w:type="dxa"/>
            <w:tcBorders>
              <w:top w:val="nil"/>
              <w:left w:val="nil"/>
              <w:bottom w:val="nil"/>
              <w:right w:val="nil"/>
            </w:tcBorders>
            <w:vAlign w:val="center"/>
          </w:tcPr>
          <w:p w:rsidRPr="00E94B3D" w:rsidR="001227FB" w:rsidP="001B1302" w:rsidRDefault="001227FB" w14:paraId="5A01E052" w14:textId="77777777">
            <w:pPr>
              <w:tabs>
                <w:tab w:val="left" w:pos="177"/>
              </w:tabs>
              <w:ind w:left="-108"/>
              <w:jc w:val="center"/>
              <w:rPr>
                <w:rFonts w:ascii="Arial" w:hAnsi="Arial" w:cs="Arial"/>
                <w:b/>
              </w:rPr>
            </w:pPr>
          </w:p>
        </w:tc>
      </w:tr>
      <w:tr w:rsidR="001227FB" w:rsidTr="001B1302" w14:paraId="6FE2B9CD" w14:textId="77777777">
        <w:trPr>
          <w:cantSplit/>
          <w:trHeight w:val="791"/>
        </w:trPr>
        <w:tc>
          <w:tcPr>
            <w:tcW w:w="3720" w:type="dxa"/>
            <w:tcBorders>
              <w:bottom w:val="single" w:color="auto" w:sz="4" w:space="0"/>
            </w:tcBorders>
            <w:vAlign w:val="center"/>
          </w:tcPr>
          <w:p w:rsidRPr="003B2918" w:rsidR="001227FB" w:rsidP="001B1302" w:rsidRDefault="00921805" w14:paraId="5F3727CB" w14:textId="21E94415">
            <w:pPr>
              <w:ind w:left="132" w:right="17"/>
              <w:jc w:val="center"/>
              <w:rPr>
                <w:rFonts w:ascii="Arial" w:hAnsi="Arial" w:cs="Arial"/>
                <w:b/>
              </w:rPr>
            </w:pPr>
            <w:r>
              <w:rPr>
                <w:rFonts w:ascii="Arial" w:hAnsi="Arial" w:cs="Arial"/>
                <w:b/>
                <w:noProof/>
              </w:rPr>
              <w:drawing>
                <wp:inline distT="0" distB="0" distL="0" distR="0" wp14:anchorId="032A1D14" wp14:editId="558241A0">
                  <wp:extent cx="2219325" cy="1752600"/>
                  <wp:effectExtent l="0" t="0" r="0" b="0"/>
                  <wp:docPr id="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19325" cy="1752600"/>
                          </a:xfrm>
                          <a:prstGeom prst="rect">
                            <a:avLst/>
                          </a:prstGeom>
                          <a:noFill/>
                          <a:ln>
                            <a:noFill/>
                          </a:ln>
                        </pic:spPr>
                      </pic:pic>
                    </a:graphicData>
                  </a:graphic>
                </wp:inline>
              </w:drawing>
            </w:r>
          </w:p>
          <w:p w:rsidR="009138DC" w:rsidP="001B1302" w:rsidRDefault="009138DC" w14:paraId="61FE7B13" w14:textId="77777777">
            <w:pPr>
              <w:ind w:left="132" w:right="17"/>
              <w:jc w:val="center"/>
              <w:rPr>
                <w:rFonts w:ascii="Arial" w:hAnsi="Arial" w:cs="Arial"/>
                <w:b/>
              </w:rPr>
            </w:pPr>
            <w:r w:rsidRPr="003B2918">
              <w:rPr>
                <w:rFonts w:ascii="Arial" w:hAnsi="Arial" w:cs="Arial"/>
                <w:b/>
              </w:rPr>
              <w:t>Bead Blaster</w:t>
            </w:r>
          </w:p>
        </w:tc>
        <w:tc>
          <w:tcPr>
            <w:tcW w:w="1800" w:type="dxa"/>
            <w:tcBorders>
              <w:bottom w:val="single" w:color="auto" w:sz="4" w:space="0"/>
            </w:tcBorders>
          </w:tcPr>
          <w:p w:rsidRPr="005F3D62" w:rsidR="001227FB" w:rsidP="001B1302" w:rsidRDefault="00921805" w14:paraId="7AC46A0E" w14:textId="01BC81E3">
            <w:pPr>
              <w:ind w:left="-108" w:right="-108"/>
              <w:jc w:val="center"/>
              <w:rPr>
                <w:sz w:val="20"/>
                <w:szCs w:val="20"/>
              </w:rPr>
            </w:pPr>
            <w:r>
              <w:rPr>
                <w:noProof/>
                <w:sz w:val="20"/>
                <w:szCs w:val="20"/>
                <w:lang w:eastAsia="en-US"/>
              </w:rPr>
              <w:drawing>
                <wp:inline distT="0" distB="0" distL="0" distR="0" wp14:anchorId="01AA38AC" wp14:editId="705ED920">
                  <wp:extent cx="381000" cy="361950"/>
                  <wp:effectExtent l="0" t="0" r="0" b="0"/>
                  <wp:docPr id="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Pr="005F3D62" w:rsidR="001227FB" w:rsidP="001B1302" w:rsidRDefault="001227FB" w14:paraId="5C259957" w14:textId="77777777">
            <w:pPr>
              <w:ind w:left="-108" w:right="-108"/>
              <w:jc w:val="center"/>
              <w:rPr>
                <w:sz w:val="20"/>
                <w:szCs w:val="20"/>
              </w:rPr>
            </w:pPr>
          </w:p>
          <w:p w:rsidRPr="005F3D62" w:rsidR="001227FB" w:rsidP="001B1302" w:rsidRDefault="001227FB" w14:paraId="29787AFE" w14:textId="77777777">
            <w:pPr>
              <w:ind w:left="-108" w:right="-108"/>
              <w:jc w:val="center"/>
              <w:rPr>
                <w:sz w:val="20"/>
                <w:szCs w:val="20"/>
              </w:rPr>
            </w:pPr>
          </w:p>
          <w:p w:rsidRPr="005F3D62" w:rsidR="001227FB" w:rsidP="001B1302" w:rsidRDefault="00921805" w14:paraId="0E133AB1" w14:textId="6F7DE1F6">
            <w:pPr>
              <w:ind w:left="-108" w:right="-108"/>
              <w:jc w:val="center"/>
              <w:rPr>
                <w:rFonts w:ascii="Arial" w:hAnsi="Arial" w:cs="Arial"/>
                <w:sz w:val="20"/>
                <w:szCs w:val="20"/>
              </w:rPr>
            </w:pPr>
            <w:r>
              <w:rPr>
                <w:rFonts w:ascii="Arial" w:hAnsi="Arial" w:cs="Arial"/>
                <w:noProof/>
                <w:sz w:val="20"/>
                <w:szCs w:val="20"/>
              </w:rPr>
              <w:drawing>
                <wp:inline distT="0" distB="0" distL="0" distR="0" wp14:anchorId="7A4CDEFF" wp14:editId="6B0665D7">
                  <wp:extent cx="371475" cy="371475"/>
                  <wp:effectExtent l="0" t="0" r="0" b="0"/>
                  <wp:docPr id="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tc>
        <w:tc>
          <w:tcPr>
            <w:tcW w:w="2040" w:type="dxa"/>
            <w:tcBorders>
              <w:bottom w:val="single" w:color="auto" w:sz="4" w:space="0"/>
              <w:right w:val="single" w:color="auto" w:sz="4" w:space="0"/>
            </w:tcBorders>
            <w:vAlign w:val="center"/>
          </w:tcPr>
          <w:p w:rsidRPr="005F3D62" w:rsidR="001227FB" w:rsidP="001B1302" w:rsidRDefault="007176AD" w14:paraId="12BF58AB" w14:textId="77777777">
            <w:pPr>
              <w:ind w:left="12" w:hanging="12"/>
              <w:rPr>
                <w:rFonts w:ascii="Arial" w:hAnsi="Arial" w:cs="Arial"/>
                <w:sz w:val="20"/>
                <w:szCs w:val="20"/>
              </w:rPr>
            </w:pPr>
            <w:r>
              <w:rPr>
                <w:rFonts w:ascii="Arial" w:hAnsi="Arial" w:cs="Arial"/>
                <w:sz w:val="20"/>
                <w:szCs w:val="20"/>
              </w:rPr>
              <w:t>Risk of eye injury or hand injury.</w:t>
            </w:r>
          </w:p>
        </w:tc>
        <w:tc>
          <w:tcPr>
            <w:tcW w:w="4320" w:type="dxa"/>
            <w:tcBorders>
              <w:left w:val="single" w:color="auto" w:sz="4" w:space="0"/>
              <w:bottom w:val="single" w:color="auto" w:sz="4" w:space="0"/>
              <w:right w:val="single" w:color="auto" w:sz="4" w:space="0"/>
            </w:tcBorders>
            <w:vAlign w:val="center"/>
          </w:tcPr>
          <w:p w:rsidR="007176AD" w:rsidP="001B1302" w:rsidRDefault="007176AD" w14:paraId="51B94CB8" w14:textId="77777777">
            <w:pPr>
              <w:tabs>
                <w:tab w:val="left" w:pos="177"/>
              </w:tabs>
              <w:ind w:firstLine="12"/>
              <w:jc w:val="center"/>
              <w:rPr>
                <w:rFonts w:ascii="Arial" w:hAnsi="Arial" w:cs="Arial"/>
                <w:sz w:val="20"/>
                <w:szCs w:val="20"/>
              </w:rPr>
            </w:pPr>
          </w:p>
          <w:p w:rsidR="007176AD" w:rsidP="001B1302" w:rsidRDefault="007176AD" w14:paraId="4CC11C50" w14:textId="77777777">
            <w:pPr>
              <w:tabs>
                <w:tab w:val="left" w:pos="177"/>
              </w:tabs>
              <w:ind w:firstLine="12"/>
              <w:jc w:val="center"/>
              <w:rPr>
                <w:rFonts w:ascii="Arial" w:hAnsi="Arial" w:cs="Arial"/>
                <w:sz w:val="20"/>
                <w:szCs w:val="20"/>
              </w:rPr>
            </w:pPr>
          </w:p>
          <w:p w:rsidRPr="005F3D62" w:rsidR="001227FB" w:rsidP="007176AD" w:rsidRDefault="00921805" w14:paraId="2768115D" w14:textId="3012C941">
            <w:pPr>
              <w:tabs>
                <w:tab w:val="left" w:pos="177"/>
              </w:tabs>
              <w:ind w:firstLine="12"/>
              <w:rPr>
                <w:rFonts w:ascii="Arial" w:hAnsi="Arial" w:cs="Arial"/>
                <w:sz w:val="20"/>
                <w:szCs w:val="20"/>
              </w:rPr>
            </w:pPr>
            <w:r>
              <w:rPr>
                <w:noProof/>
              </w:rPr>
              <mc:AlternateContent>
                <mc:Choice Requires="wps">
                  <w:drawing>
                    <wp:anchor distT="4294967292" distB="4294967292" distL="114300" distR="114300" simplePos="0" relativeHeight="251658278" behindDoc="0" locked="0" layoutInCell="1" allowOverlap="1" wp14:anchorId="2724A6C3" wp14:editId="3840FC10">
                      <wp:simplePos x="0" y="0"/>
                      <wp:positionH relativeFrom="column">
                        <wp:posOffset>-1059180</wp:posOffset>
                      </wp:positionH>
                      <wp:positionV relativeFrom="paragraph">
                        <wp:posOffset>525779</wp:posOffset>
                      </wp:positionV>
                      <wp:extent cx="990600" cy="0"/>
                      <wp:effectExtent l="0" t="0" r="0" b="0"/>
                      <wp:wrapNone/>
                      <wp:docPr id="5766" name="Line 5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BD0AF0">
                    <v:line id="Line 5853" style="position:absolute;z-index:41;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d="f" from="-83.4pt,41.4pt" to="-5.4pt,41.4pt" w14:anchorId="45C793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"/>
                  </w:pict>
                </mc:Fallback>
              </mc:AlternateContent>
            </w:r>
            <w:r w:rsidR="007176AD">
              <w:rPr>
                <w:rFonts w:ascii="Arial" w:hAnsi="Arial" w:cs="Arial"/>
                <w:sz w:val="20"/>
                <w:szCs w:val="20"/>
              </w:rPr>
              <w:t>Make sure air pressure is set correctly and there are no holes in the protective gloves.  Close access door before starting machine.</w:t>
            </w:r>
          </w:p>
        </w:tc>
        <w:tc>
          <w:tcPr>
            <w:tcW w:w="1560" w:type="dxa"/>
            <w:tcBorders>
              <w:left w:val="single" w:color="auto" w:sz="4" w:space="0"/>
              <w:bottom w:val="single" w:color="auto" w:sz="4" w:space="0"/>
              <w:right w:val="single" w:color="auto" w:sz="4" w:space="0"/>
            </w:tcBorders>
            <w:vAlign w:val="center"/>
          </w:tcPr>
          <w:p w:rsidRPr="005F3D62" w:rsidR="001227FB" w:rsidP="003A2980" w:rsidRDefault="001227FB" w14:paraId="5E6EF0A1" w14:textId="488B97E7">
            <w:pPr>
              <w:tabs>
                <w:tab w:val="left" w:pos="177"/>
              </w:tabs>
              <w:rPr>
                <w:rFonts w:ascii="Arial" w:hAnsi="Arial" w:cs="Arial"/>
                <w:sz w:val="20"/>
                <w:szCs w:val="20"/>
              </w:rPr>
            </w:pPr>
            <w:r w:rsidRPr="00FB7B04">
              <w:rPr>
                <w:rFonts w:ascii="Arial" w:hAnsi="Arial" w:cs="Arial"/>
                <w:sz w:val="20"/>
                <w:szCs w:val="20"/>
              </w:rPr>
              <w:t xml:space="preserve">Apply practical knowledge and lessons </w:t>
            </w:r>
            <w:r w:rsidR="00921805">
              <w:rPr>
                <w:noProof/>
              </w:rPr>
              <mc:AlternateContent>
                <mc:Choice Requires="wps">
                  <w:drawing>
                    <wp:anchor distT="4294967292" distB="4294967292" distL="114296" distR="114296" simplePos="0" relativeHeight="251658277" behindDoc="0" locked="0" layoutInCell="1" allowOverlap="1" wp14:anchorId="441E52BE" wp14:editId="264F3AB2">
                      <wp:simplePos x="0" y="0"/>
                      <wp:positionH relativeFrom="column">
                        <wp:posOffset>-4750436</wp:posOffset>
                      </wp:positionH>
                      <wp:positionV relativeFrom="paragraph">
                        <wp:posOffset>457199</wp:posOffset>
                      </wp:positionV>
                      <wp:extent cx="0" cy="0"/>
                      <wp:effectExtent l="0" t="0" r="0" b="0"/>
                      <wp:wrapNone/>
                      <wp:docPr id="2106751338" name="Line 5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8FD9493">
                    <v:line id="Line 5850" style="position:absolute;z-index:40;visibility:visible;mso-wrap-style:square;mso-width-percent:0;mso-height-percent:0;mso-wrap-distance-left:3.17489mm;mso-wrap-distance-top:-1e-4mm;mso-wrap-distance-right:3.17489mm;mso-wrap-distance-bottom:-1e-4mm;mso-position-horizontal:absolute;mso-position-horizontal-relative:text;mso-position-vertical:absolute;mso-position-vertical-relative:text;mso-width-percent:0;mso-height-percent:0;mso-width-relative:page;mso-height-relative:page" o:spid="_x0000_s1026" stroked="f" from="-374.05pt,36pt" to="-374.05pt,36pt" w14:anchorId="27A9F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"/>
                  </w:pict>
                </mc:Fallback>
              </mc:AlternateContent>
            </w:r>
            <w:r w:rsidR="003A2980">
              <w:rPr>
                <w:rFonts w:ascii="Arial" w:hAnsi="Arial" w:cs="Arial"/>
                <w:sz w:val="20"/>
                <w:szCs w:val="20"/>
              </w:rPr>
              <w:t>l</w:t>
            </w:r>
          </w:p>
        </w:tc>
        <w:tc>
          <w:tcPr>
            <w:tcW w:w="2760" w:type="dxa"/>
            <w:tcBorders>
              <w:left w:val="single" w:color="auto" w:sz="4" w:space="0"/>
              <w:bottom w:val="single" w:color="auto" w:sz="4" w:space="0"/>
              <w:right w:val="single" w:color="auto" w:sz="4" w:space="0"/>
            </w:tcBorders>
            <w:vAlign w:val="center"/>
          </w:tcPr>
          <w:p w:rsidRPr="00F17220" w:rsidR="001227FB" w:rsidP="001B1302" w:rsidRDefault="001227FB" w14:paraId="61123424" w14:textId="77777777">
            <w:pPr>
              <w:tabs>
                <w:tab w:val="left" w:pos="177"/>
              </w:tabs>
              <w:rPr>
                <w:rFonts w:ascii="Arial" w:hAnsi="Arial" w:cs="Arial"/>
                <w:sz w:val="20"/>
                <w:szCs w:val="20"/>
              </w:rPr>
            </w:pPr>
            <w:r w:rsidRPr="006B08B3">
              <w:rPr>
                <w:sz w:val="20"/>
                <w:szCs w:val="20"/>
              </w:rPr>
              <w:t>AP Training</w:t>
            </w:r>
            <w:r>
              <w:rPr>
                <w:sz w:val="20"/>
                <w:szCs w:val="20"/>
              </w:rPr>
              <w:t>,</w:t>
            </w:r>
            <w:r w:rsidRPr="006B08B3">
              <w:rPr>
                <w:sz w:val="20"/>
                <w:szCs w:val="20"/>
              </w:rPr>
              <w:t xml:space="preserve"> </w:t>
            </w:r>
            <w:r w:rsidRPr="00F17220">
              <w:rPr>
                <w:sz w:val="20"/>
                <w:szCs w:val="20"/>
              </w:rPr>
              <w:t>Post Training, Post Safety rules</w:t>
            </w:r>
          </w:p>
        </w:tc>
        <w:tc>
          <w:tcPr>
            <w:tcW w:w="3120" w:type="dxa"/>
            <w:tcBorders>
              <w:top w:val="nil"/>
              <w:left w:val="single" w:color="auto" w:sz="4" w:space="0"/>
              <w:bottom w:val="nil"/>
              <w:right w:val="nil"/>
            </w:tcBorders>
            <w:vAlign w:val="center"/>
          </w:tcPr>
          <w:p w:rsidR="001227FB" w:rsidP="001B1302" w:rsidRDefault="001227FB" w14:paraId="12673940" w14:textId="77777777">
            <w:pPr>
              <w:tabs>
                <w:tab w:val="left" w:pos="177"/>
              </w:tabs>
              <w:ind w:left="-108"/>
              <w:jc w:val="center"/>
              <w:rPr>
                <w:rFonts w:ascii="Arial" w:hAnsi="Arial" w:cs="Arial"/>
                <w:b/>
                <w:sz w:val="32"/>
                <w:szCs w:val="32"/>
              </w:rPr>
            </w:pPr>
          </w:p>
        </w:tc>
        <w:tc>
          <w:tcPr>
            <w:tcW w:w="1440" w:type="dxa"/>
            <w:tcBorders>
              <w:top w:val="nil"/>
              <w:left w:val="nil"/>
              <w:bottom w:val="nil"/>
              <w:right w:val="nil"/>
            </w:tcBorders>
          </w:tcPr>
          <w:p w:rsidRPr="00E94B3D" w:rsidR="001227FB" w:rsidP="001B1302" w:rsidRDefault="001227FB" w14:paraId="1D0BFC82" w14:textId="77777777">
            <w:pPr>
              <w:jc w:val="center"/>
            </w:pPr>
          </w:p>
        </w:tc>
      </w:tr>
      <w:tr w:rsidR="009B55F8" w:rsidTr="001B1302" w14:paraId="2E40CFDC" w14:textId="77777777">
        <w:trPr>
          <w:cantSplit/>
          <w:trHeight w:val="791"/>
        </w:trPr>
        <w:tc>
          <w:tcPr>
            <w:tcW w:w="3720" w:type="dxa"/>
            <w:tcBorders>
              <w:bottom w:val="single" w:color="auto" w:sz="4" w:space="0"/>
            </w:tcBorders>
            <w:vAlign w:val="center"/>
          </w:tcPr>
          <w:p w:rsidRPr="005B24C1" w:rsidR="00200A6F" w:rsidP="009B55F8" w:rsidRDefault="00921805" w14:paraId="67FEDE9D" w14:textId="3EBD1874">
            <w:pPr>
              <w:ind w:left="132" w:right="17"/>
              <w:jc w:val="center"/>
              <w:rPr>
                <w:noProof/>
              </w:rPr>
            </w:pPr>
            <w:r>
              <w:rPr>
                <w:noProof/>
              </w:rPr>
              <w:drawing>
                <wp:inline distT="0" distB="0" distL="0" distR="0" wp14:anchorId="7213DC88" wp14:editId="1FCB4E29">
                  <wp:extent cx="2238375" cy="1162050"/>
                  <wp:effectExtent l="0" t="0" r="0" b="0"/>
                  <wp:docPr id="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38375" cy="1162050"/>
                          </a:xfrm>
                          <a:prstGeom prst="rect">
                            <a:avLst/>
                          </a:prstGeom>
                          <a:noFill/>
                          <a:ln>
                            <a:noFill/>
                          </a:ln>
                        </pic:spPr>
                      </pic:pic>
                    </a:graphicData>
                  </a:graphic>
                </wp:inline>
              </w:drawing>
            </w:r>
          </w:p>
          <w:p w:rsidR="009B55F8" w:rsidP="009B55F8" w:rsidRDefault="00921805" w14:paraId="37AF11AA" w14:textId="7AE02CF6">
            <w:pPr>
              <w:ind w:left="132" w:right="17"/>
              <w:jc w:val="center"/>
              <w:rPr>
                <w:noProof/>
              </w:rPr>
            </w:pPr>
            <w:r>
              <w:rPr>
                <w:noProof/>
              </w:rPr>
              <w:drawing>
                <wp:inline distT="0" distB="0" distL="0" distR="0" wp14:anchorId="7F003CD2" wp14:editId="38D6B42F">
                  <wp:extent cx="2219325" cy="1428750"/>
                  <wp:effectExtent l="0" t="0" r="0" b="0"/>
                  <wp:docPr id="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19325" cy="1428750"/>
                          </a:xfrm>
                          <a:prstGeom prst="rect">
                            <a:avLst/>
                          </a:prstGeom>
                          <a:noFill/>
                          <a:ln>
                            <a:noFill/>
                          </a:ln>
                        </pic:spPr>
                      </pic:pic>
                    </a:graphicData>
                  </a:graphic>
                </wp:inline>
              </w:drawing>
            </w:r>
          </w:p>
          <w:p w:rsidR="009B55F8" w:rsidP="009B55F8" w:rsidRDefault="00200A6F" w14:paraId="52457E6C" w14:textId="77777777">
            <w:pPr>
              <w:ind w:left="132" w:right="17"/>
              <w:jc w:val="center"/>
              <w:rPr>
                <w:rFonts w:ascii="Arial" w:hAnsi="Arial" w:cs="Arial"/>
                <w:b/>
              </w:rPr>
            </w:pPr>
            <w:r>
              <w:rPr>
                <w:rFonts w:ascii="Arial" w:hAnsi="Arial" w:cs="Arial"/>
                <w:b/>
              </w:rPr>
              <w:t xml:space="preserve">(2) </w:t>
            </w:r>
            <w:r w:rsidRPr="003B2918" w:rsidR="009B55F8">
              <w:rPr>
                <w:rFonts w:ascii="Arial" w:hAnsi="Arial" w:cs="Arial"/>
                <w:b/>
              </w:rPr>
              <w:t>Metal brake</w:t>
            </w:r>
          </w:p>
        </w:tc>
        <w:tc>
          <w:tcPr>
            <w:tcW w:w="1800" w:type="dxa"/>
            <w:tcBorders>
              <w:bottom w:val="single" w:color="auto" w:sz="4" w:space="0"/>
            </w:tcBorders>
          </w:tcPr>
          <w:p w:rsidR="009B55F8" w:rsidP="009B55F8" w:rsidRDefault="009B55F8" w14:paraId="4F0FE301" w14:textId="77777777">
            <w:pPr>
              <w:ind w:left="-108" w:right="-108"/>
              <w:jc w:val="center"/>
              <w:rPr>
                <w:rFonts w:ascii="Arial" w:hAnsi="Arial" w:cs="Arial"/>
                <w:sz w:val="20"/>
                <w:szCs w:val="20"/>
              </w:rPr>
            </w:pPr>
          </w:p>
          <w:p w:rsidR="009B55F8" w:rsidP="009B55F8" w:rsidRDefault="00921805" w14:paraId="2F847B2D" w14:textId="36859F62">
            <w:pPr>
              <w:ind w:left="-108" w:right="-108"/>
              <w:jc w:val="center"/>
              <w:rPr>
                <w:noProof/>
                <w:sz w:val="20"/>
                <w:szCs w:val="20"/>
                <w:lang w:eastAsia="en-US"/>
              </w:rPr>
            </w:pPr>
            <w:r>
              <w:rPr>
                <w:noProof/>
                <w:sz w:val="20"/>
                <w:szCs w:val="20"/>
                <w:lang w:eastAsia="en-US"/>
              </w:rPr>
              <w:drawing>
                <wp:inline distT="0" distB="0" distL="0" distR="0" wp14:anchorId="472A4863" wp14:editId="18DB778A">
                  <wp:extent cx="381000" cy="361950"/>
                  <wp:effectExtent l="0" t="0" r="0" b="0"/>
                  <wp:docPr id="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009B55F8" w:rsidP="009B55F8" w:rsidRDefault="009B55F8" w14:paraId="087630B6" w14:textId="77777777">
            <w:pPr>
              <w:ind w:left="-108" w:right="-108"/>
              <w:jc w:val="center"/>
              <w:rPr>
                <w:noProof/>
                <w:sz w:val="20"/>
                <w:szCs w:val="20"/>
                <w:lang w:eastAsia="en-US"/>
              </w:rPr>
            </w:pPr>
          </w:p>
          <w:p w:rsidRPr="005F3D62" w:rsidR="009B55F8" w:rsidP="009B55F8" w:rsidRDefault="00921805" w14:paraId="393774E8" w14:textId="3DBCF72A">
            <w:pPr>
              <w:ind w:left="-108" w:right="-108"/>
              <w:jc w:val="center"/>
              <w:rPr>
                <w:sz w:val="20"/>
                <w:szCs w:val="20"/>
              </w:rPr>
            </w:pPr>
            <w:r>
              <w:rPr>
                <w:noProof/>
                <w:sz w:val="20"/>
                <w:szCs w:val="20"/>
              </w:rPr>
              <w:drawing>
                <wp:inline distT="0" distB="0" distL="0" distR="0" wp14:anchorId="3C27E0CC" wp14:editId="39744D0E">
                  <wp:extent cx="476250" cy="476250"/>
                  <wp:effectExtent l="0" t="0" r="0" b="0"/>
                  <wp:docPr id="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c>
          <w:tcPr>
            <w:tcW w:w="2040" w:type="dxa"/>
            <w:tcBorders>
              <w:bottom w:val="single" w:color="auto" w:sz="4" w:space="0"/>
              <w:right w:val="single" w:color="auto" w:sz="4" w:space="0"/>
            </w:tcBorders>
            <w:vAlign w:val="center"/>
          </w:tcPr>
          <w:p w:rsidRPr="005F3D62" w:rsidR="009B55F8" w:rsidP="009B55F8" w:rsidRDefault="009B55F8" w14:paraId="1F8CCA5D" w14:textId="77777777">
            <w:pPr>
              <w:ind w:left="12" w:hanging="12"/>
              <w:rPr>
                <w:rFonts w:ascii="Arial" w:hAnsi="Arial" w:cs="Arial"/>
                <w:sz w:val="20"/>
                <w:szCs w:val="20"/>
              </w:rPr>
            </w:pPr>
            <w:r w:rsidRPr="006332EA">
              <w:rPr>
                <w:rFonts w:ascii="Arial" w:hAnsi="Arial" w:cs="Arial"/>
                <w:sz w:val="20"/>
                <w:szCs w:val="20"/>
              </w:rPr>
              <w:t>Risk of metal shavings in eye or cut by metal shavings.  Hand injury risk if not careful when operating machine</w:t>
            </w:r>
          </w:p>
        </w:tc>
        <w:tc>
          <w:tcPr>
            <w:tcW w:w="4320" w:type="dxa"/>
            <w:tcBorders>
              <w:left w:val="single" w:color="auto" w:sz="4" w:space="0"/>
              <w:bottom w:val="single" w:color="auto" w:sz="4" w:space="0"/>
              <w:right w:val="single" w:color="auto" w:sz="4" w:space="0"/>
            </w:tcBorders>
            <w:vAlign w:val="center"/>
          </w:tcPr>
          <w:p w:rsidRPr="00204BF3" w:rsidR="009B55F8" w:rsidP="009B55F8" w:rsidRDefault="009B55F8" w14:paraId="773C22B4" w14:textId="77777777">
            <w:pPr>
              <w:tabs>
                <w:tab w:val="left" w:pos="177"/>
              </w:tabs>
              <w:ind w:firstLine="12"/>
              <w:jc w:val="center"/>
              <w:rPr>
                <w:rFonts w:ascii="Arial" w:hAnsi="Arial" w:cs="Arial"/>
                <w:b/>
                <w:bCs/>
                <w:color w:val="FF0000"/>
                <w:sz w:val="20"/>
                <w:szCs w:val="20"/>
              </w:rPr>
            </w:pPr>
            <w:r w:rsidRPr="00204BF3">
              <w:rPr>
                <w:rFonts w:ascii="Arial" w:hAnsi="Arial" w:cs="Arial"/>
                <w:b/>
                <w:bCs/>
                <w:color w:val="FF0000"/>
                <w:sz w:val="20"/>
                <w:szCs w:val="20"/>
              </w:rPr>
              <w:t>Certification is required to operate</w:t>
            </w:r>
          </w:p>
          <w:p w:rsidRPr="00FB7B04" w:rsidR="009B55F8" w:rsidP="009B55F8" w:rsidRDefault="009B55F8" w14:paraId="590C5A2F" w14:textId="77777777">
            <w:pPr>
              <w:tabs>
                <w:tab w:val="left" w:pos="177"/>
              </w:tabs>
              <w:ind w:firstLine="12"/>
              <w:rPr>
                <w:rFonts w:ascii="Arial" w:hAnsi="Arial" w:cs="Arial"/>
                <w:noProof/>
                <w:sz w:val="20"/>
                <w:szCs w:val="20"/>
              </w:rPr>
            </w:pPr>
            <w:r>
              <w:rPr>
                <w:rFonts w:ascii="Arial" w:hAnsi="Arial" w:cs="Arial"/>
                <w:bCs/>
                <w:sz w:val="20"/>
                <w:szCs w:val="20"/>
              </w:rPr>
              <w:t xml:space="preserve">Wear PPE as required.  </w:t>
            </w:r>
          </w:p>
        </w:tc>
        <w:tc>
          <w:tcPr>
            <w:tcW w:w="1560" w:type="dxa"/>
            <w:tcBorders>
              <w:left w:val="single" w:color="auto" w:sz="4" w:space="0"/>
              <w:bottom w:val="single" w:color="auto" w:sz="4" w:space="0"/>
              <w:right w:val="single" w:color="auto" w:sz="4" w:space="0"/>
            </w:tcBorders>
            <w:vAlign w:val="center"/>
          </w:tcPr>
          <w:p w:rsidRPr="00FB7B04" w:rsidR="009B55F8" w:rsidP="009B55F8" w:rsidRDefault="009B55F8" w14:paraId="49ECB496" w14:textId="6508FEB7">
            <w:pPr>
              <w:tabs>
                <w:tab w:val="left" w:pos="177"/>
              </w:tabs>
              <w:rPr>
                <w:rFonts w:ascii="Arial" w:hAnsi="Arial" w:cs="Arial"/>
                <w:noProof/>
                <w:sz w:val="20"/>
                <w:szCs w:val="20"/>
              </w:rPr>
            </w:pPr>
            <w:r w:rsidRPr="00FB7B04">
              <w:rPr>
                <w:rFonts w:ascii="Arial" w:hAnsi="Arial" w:cs="Arial"/>
                <w:sz w:val="20"/>
                <w:szCs w:val="20"/>
              </w:rPr>
              <w:t xml:space="preserve">Apply practical knowledge and lessons </w:t>
            </w:r>
            <w:r w:rsidR="00921805">
              <w:rPr>
                <w:noProof/>
              </w:rPr>
              <mc:AlternateContent>
                <mc:Choice Requires="wps">
                  <w:drawing>
                    <wp:anchor distT="4294967292" distB="4294967292" distL="114296" distR="114296" simplePos="0" relativeHeight="251658287" behindDoc="0" locked="0" layoutInCell="1" allowOverlap="1" wp14:anchorId="27B7FBD4" wp14:editId="59CB3DA6">
                      <wp:simplePos x="0" y="0"/>
                      <wp:positionH relativeFrom="column">
                        <wp:posOffset>-4750436</wp:posOffset>
                      </wp:positionH>
                      <wp:positionV relativeFrom="paragraph">
                        <wp:posOffset>457199</wp:posOffset>
                      </wp:positionV>
                      <wp:extent cx="0" cy="0"/>
                      <wp:effectExtent l="0" t="0" r="0" b="0"/>
                      <wp:wrapNone/>
                      <wp:docPr id="1611436558" name="Line 5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26CF99">
                    <v:line id="Line 5850" style="position:absolute;z-index:50;visibility:visible;mso-wrap-style:square;mso-width-percent:0;mso-height-percent:0;mso-wrap-distance-left:3.17489mm;mso-wrap-distance-top:-1e-4mm;mso-wrap-distance-right:3.17489mm;mso-wrap-distance-bottom:-1e-4mm;mso-position-horizontal:absolute;mso-position-horizontal-relative:text;mso-position-vertical:absolute;mso-position-vertical-relative:text;mso-width-percent:0;mso-height-percent:0;mso-width-relative:page;mso-height-relative:page" o:spid="_x0000_s1026" stroked="f" from="-374.05pt,36pt" to="-374.05pt,36pt" w14:anchorId="19314E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"/>
                  </w:pict>
                </mc:Fallback>
              </mc:AlternateContent>
            </w:r>
            <w:r>
              <w:rPr>
                <w:rFonts w:ascii="Arial" w:hAnsi="Arial" w:cs="Arial"/>
                <w:sz w:val="20"/>
                <w:szCs w:val="20"/>
              </w:rPr>
              <w:t>l</w:t>
            </w:r>
          </w:p>
        </w:tc>
        <w:tc>
          <w:tcPr>
            <w:tcW w:w="2760" w:type="dxa"/>
            <w:tcBorders>
              <w:left w:val="single" w:color="auto" w:sz="4" w:space="0"/>
              <w:bottom w:val="single" w:color="auto" w:sz="4" w:space="0"/>
              <w:right w:val="single" w:color="auto" w:sz="4" w:space="0"/>
            </w:tcBorders>
            <w:vAlign w:val="center"/>
          </w:tcPr>
          <w:p w:rsidRPr="00F17220" w:rsidR="009B55F8" w:rsidP="009B55F8" w:rsidRDefault="009B55F8" w14:paraId="18D8AD78" w14:textId="77777777">
            <w:pPr>
              <w:tabs>
                <w:tab w:val="left" w:pos="177"/>
              </w:tabs>
              <w:rPr>
                <w:sz w:val="20"/>
                <w:szCs w:val="20"/>
              </w:rPr>
            </w:pPr>
            <w:r w:rsidRPr="006B08B3">
              <w:rPr>
                <w:sz w:val="20"/>
                <w:szCs w:val="20"/>
              </w:rPr>
              <w:t>AP Training</w:t>
            </w:r>
            <w:r>
              <w:rPr>
                <w:sz w:val="20"/>
                <w:szCs w:val="20"/>
              </w:rPr>
              <w:t>,</w:t>
            </w:r>
            <w:r w:rsidRPr="006B08B3">
              <w:rPr>
                <w:sz w:val="20"/>
                <w:szCs w:val="20"/>
              </w:rPr>
              <w:t xml:space="preserve"> </w:t>
            </w:r>
            <w:r w:rsidRPr="00F17220">
              <w:rPr>
                <w:sz w:val="20"/>
                <w:szCs w:val="20"/>
              </w:rPr>
              <w:t>Post Training, Post Safety rules</w:t>
            </w:r>
          </w:p>
        </w:tc>
        <w:tc>
          <w:tcPr>
            <w:tcW w:w="3120" w:type="dxa"/>
            <w:tcBorders>
              <w:top w:val="nil"/>
              <w:left w:val="single" w:color="auto" w:sz="4" w:space="0"/>
              <w:bottom w:val="nil"/>
              <w:right w:val="nil"/>
            </w:tcBorders>
            <w:vAlign w:val="center"/>
          </w:tcPr>
          <w:p w:rsidR="009B55F8" w:rsidP="009B55F8" w:rsidRDefault="009B55F8" w14:paraId="4B83994D" w14:textId="77777777">
            <w:pPr>
              <w:tabs>
                <w:tab w:val="left" w:pos="177"/>
              </w:tabs>
              <w:ind w:left="-108"/>
              <w:jc w:val="center"/>
              <w:rPr>
                <w:rFonts w:ascii="Arial" w:hAnsi="Arial" w:cs="Arial"/>
                <w:b/>
                <w:sz w:val="32"/>
                <w:szCs w:val="32"/>
              </w:rPr>
            </w:pPr>
          </w:p>
        </w:tc>
        <w:tc>
          <w:tcPr>
            <w:tcW w:w="1440" w:type="dxa"/>
            <w:tcBorders>
              <w:top w:val="nil"/>
              <w:left w:val="nil"/>
              <w:bottom w:val="nil"/>
              <w:right w:val="nil"/>
            </w:tcBorders>
          </w:tcPr>
          <w:p w:rsidRPr="00E94B3D" w:rsidR="009B55F8" w:rsidP="009B55F8" w:rsidRDefault="009B55F8" w14:paraId="129D0E78" w14:textId="77777777">
            <w:pPr>
              <w:jc w:val="center"/>
            </w:pPr>
          </w:p>
        </w:tc>
      </w:tr>
      <w:tr w:rsidR="00200A6F" w:rsidTr="001B1302" w14:paraId="435A8F10" w14:textId="77777777">
        <w:trPr>
          <w:cantSplit/>
          <w:trHeight w:val="1781"/>
        </w:trPr>
        <w:tc>
          <w:tcPr>
            <w:tcW w:w="3720" w:type="dxa"/>
            <w:tcBorders>
              <w:top w:val="single" w:color="auto" w:sz="4" w:space="0"/>
              <w:bottom w:val="single" w:color="auto" w:sz="4" w:space="0"/>
              <w:right w:val="single" w:color="auto" w:sz="4" w:space="0"/>
            </w:tcBorders>
          </w:tcPr>
          <w:p w:rsidR="00200A6F" w:rsidP="00200A6F" w:rsidRDefault="00200A6F" w14:paraId="07730297" w14:textId="77777777">
            <w:pPr>
              <w:ind w:left="132"/>
              <w:jc w:val="center"/>
              <w:rPr>
                <w:rFonts w:ascii="Arial" w:hAnsi="Arial" w:cs="Arial"/>
                <w:sz w:val="22"/>
                <w:szCs w:val="22"/>
              </w:rPr>
            </w:pPr>
          </w:p>
          <w:p w:rsidR="00200A6F" w:rsidP="00200A6F" w:rsidRDefault="00200A6F" w14:paraId="62372243" w14:textId="77777777">
            <w:pPr>
              <w:ind w:left="132"/>
              <w:jc w:val="center"/>
              <w:rPr>
                <w:rFonts w:ascii="Arial" w:hAnsi="Arial" w:cs="Arial"/>
                <w:sz w:val="22"/>
                <w:szCs w:val="22"/>
              </w:rPr>
            </w:pPr>
          </w:p>
          <w:p w:rsidR="00200A6F" w:rsidP="00200A6F" w:rsidRDefault="00921805" w14:paraId="782A4226" w14:textId="5666837F">
            <w:pPr>
              <w:ind w:left="132"/>
              <w:jc w:val="center"/>
              <w:rPr>
                <w:noProof/>
              </w:rPr>
            </w:pPr>
            <w:r>
              <w:rPr>
                <w:noProof/>
              </w:rPr>
              <w:drawing>
                <wp:inline distT="0" distB="0" distL="0" distR="0" wp14:anchorId="60E7BBFD" wp14:editId="49576551">
                  <wp:extent cx="2219325" cy="1276350"/>
                  <wp:effectExtent l="0" t="0" r="0" b="0"/>
                  <wp:docPr id="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19325" cy="1276350"/>
                          </a:xfrm>
                          <a:prstGeom prst="rect">
                            <a:avLst/>
                          </a:prstGeom>
                          <a:noFill/>
                          <a:ln>
                            <a:noFill/>
                          </a:ln>
                        </pic:spPr>
                      </pic:pic>
                    </a:graphicData>
                  </a:graphic>
                </wp:inline>
              </w:drawing>
            </w:r>
          </w:p>
          <w:p w:rsidRPr="00A33829" w:rsidR="00200A6F" w:rsidP="00200A6F" w:rsidRDefault="00200A6F" w14:paraId="08389588" w14:textId="77777777">
            <w:pPr>
              <w:ind w:left="132"/>
              <w:jc w:val="center"/>
              <w:rPr>
                <w:rFonts w:ascii="Arial" w:hAnsi="Arial" w:cs="Arial"/>
                <w:sz w:val="22"/>
                <w:szCs w:val="22"/>
              </w:rPr>
            </w:pPr>
            <w:r>
              <w:rPr>
                <w:noProof/>
              </w:rPr>
              <w:t>Metal roll press</w:t>
            </w:r>
          </w:p>
        </w:tc>
        <w:tc>
          <w:tcPr>
            <w:tcW w:w="1800" w:type="dxa"/>
            <w:tcBorders>
              <w:top w:val="single" w:color="auto" w:sz="4" w:space="0"/>
              <w:left w:val="single" w:color="auto" w:sz="4" w:space="0"/>
              <w:bottom w:val="single" w:color="auto" w:sz="4" w:space="0"/>
              <w:right w:val="single" w:color="auto" w:sz="4" w:space="0"/>
            </w:tcBorders>
          </w:tcPr>
          <w:p w:rsidR="00200A6F" w:rsidP="00200A6F" w:rsidRDefault="00921805" w14:paraId="7DCD4145" w14:textId="2EC39CFA">
            <w:pPr>
              <w:ind w:left="-108" w:right="-108"/>
              <w:jc w:val="center"/>
              <w:rPr>
                <w:noProof/>
                <w:sz w:val="20"/>
                <w:szCs w:val="20"/>
                <w:lang w:eastAsia="en-US"/>
              </w:rPr>
            </w:pPr>
            <w:r>
              <w:rPr>
                <w:noProof/>
                <w:sz w:val="20"/>
                <w:szCs w:val="20"/>
                <w:lang w:eastAsia="en-US"/>
              </w:rPr>
              <w:drawing>
                <wp:inline distT="0" distB="0" distL="0" distR="0" wp14:anchorId="3523B67F" wp14:editId="0789064E">
                  <wp:extent cx="381000" cy="361950"/>
                  <wp:effectExtent l="0" t="0" r="0" b="0"/>
                  <wp:docPr id="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p>
          <w:p w:rsidR="00200A6F" w:rsidP="00200A6F" w:rsidRDefault="00200A6F" w14:paraId="464DDD1E" w14:textId="77777777">
            <w:pPr>
              <w:ind w:left="-108" w:right="-108"/>
              <w:jc w:val="center"/>
              <w:rPr>
                <w:noProof/>
                <w:sz w:val="20"/>
                <w:szCs w:val="20"/>
                <w:lang w:eastAsia="en-US"/>
              </w:rPr>
            </w:pPr>
          </w:p>
          <w:p w:rsidRPr="005F3D62" w:rsidR="00200A6F" w:rsidP="00200A6F" w:rsidRDefault="00921805" w14:paraId="342894DA" w14:textId="3FA60871">
            <w:pPr>
              <w:ind w:left="-108" w:right="-108"/>
              <w:jc w:val="center"/>
              <w:rPr>
                <w:rFonts w:ascii="Arial" w:hAnsi="Arial" w:cs="Arial"/>
                <w:sz w:val="20"/>
                <w:szCs w:val="20"/>
              </w:rPr>
            </w:pPr>
            <w:r>
              <w:rPr>
                <w:noProof/>
                <w:sz w:val="20"/>
                <w:szCs w:val="20"/>
              </w:rPr>
              <w:drawing>
                <wp:inline distT="0" distB="0" distL="0" distR="0" wp14:anchorId="361CFAF5" wp14:editId="2E3B9A95">
                  <wp:extent cx="476250" cy="476250"/>
                  <wp:effectExtent l="0" t="0" r="0" b="0"/>
                  <wp:docPr id="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c>
          <w:tcPr>
            <w:tcW w:w="2040" w:type="dxa"/>
            <w:tcBorders>
              <w:top w:val="single" w:color="auto" w:sz="4" w:space="0"/>
              <w:left w:val="single" w:color="auto" w:sz="4" w:space="0"/>
              <w:bottom w:val="single" w:color="auto" w:sz="4" w:space="0"/>
              <w:right w:val="single" w:color="auto" w:sz="4" w:space="0"/>
            </w:tcBorders>
            <w:vAlign w:val="center"/>
          </w:tcPr>
          <w:p w:rsidRPr="005F3D62" w:rsidR="00200A6F" w:rsidP="00200A6F" w:rsidRDefault="00200A6F" w14:paraId="13E33794" w14:textId="77777777">
            <w:pPr>
              <w:ind w:left="12" w:hanging="12"/>
              <w:rPr>
                <w:rFonts w:ascii="Arial" w:hAnsi="Arial" w:cs="Arial"/>
                <w:sz w:val="20"/>
                <w:szCs w:val="20"/>
              </w:rPr>
            </w:pPr>
            <w:r w:rsidRPr="006332EA">
              <w:rPr>
                <w:rFonts w:ascii="Arial" w:hAnsi="Arial" w:cs="Arial"/>
                <w:sz w:val="20"/>
                <w:szCs w:val="20"/>
              </w:rPr>
              <w:t>Risk of metal shavings in eye or cut by metal shavings.  Hand injury risk if not careful when operating machine</w:t>
            </w:r>
          </w:p>
        </w:tc>
        <w:tc>
          <w:tcPr>
            <w:tcW w:w="4320" w:type="dxa"/>
            <w:tcBorders>
              <w:top w:val="single" w:color="auto" w:sz="4" w:space="0"/>
              <w:left w:val="single" w:color="auto" w:sz="4" w:space="0"/>
              <w:bottom w:val="single" w:color="auto" w:sz="4" w:space="0"/>
              <w:right w:val="single" w:color="auto" w:sz="4" w:space="0"/>
            </w:tcBorders>
            <w:vAlign w:val="center"/>
          </w:tcPr>
          <w:p w:rsidRPr="00204BF3" w:rsidR="00200A6F" w:rsidP="00200A6F" w:rsidRDefault="00200A6F" w14:paraId="0ED7EE14" w14:textId="77777777">
            <w:pPr>
              <w:tabs>
                <w:tab w:val="left" w:pos="177"/>
              </w:tabs>
              <w:ind w:firstLine="12"/>
              <w:jc w:val="center"/>
              <w:rPr>
                <w:rFonts w:ascii="Arial" w:hAnsi="Arial" w:cs="Arial"/>
                <w:b/>
                <w:bCs/>
                <w:color w:val="FF0000"/>
                <w:sz w:val="20"/>
                <w:szCs w:val="20"/>
              </w:rPr>
            </w:pPr>
            <w:r w:rsidRPr="00204BF3">
              <w:rPr>
                <w:rFonts w:ascii="Arial" w:hAnsi="Arial" w:cs="Arial"/>
                <w:b/>
                <w:bCs/>
                <w:color w:val="FF0000"/>
                <w:sz w:val="20"/>
                <w:szCs w:val="20"/>
              </w:rPr>
              <w:t>Certification is required to operate</w:t>
            </w:r>
          </w:p>
          <w:p w:rsidRPr="005F3D62" w:rsidR="00200A6F" w:rsidP="00200A6F" w:rsidRDefault="00200A6F" w14:paraId="0CD5296B" w14:textId="77777777">
            <w:pPr>
              <w:tabs>
                <w:tab w:val="left" w:pos="177"/>
              </w:tabs>
              <w:ind w:firstLine="12"/>
              <w:rPr>
                <w:rFonts w:ascii="Arial" w:hAnsi="Arial" w:cs="Arial"/>
                <w:sz w:val="20"/>
                <w:szCs w:val="20"/>
              </w:rPr>
            </w:pPr>
            <w:r>
              <w:rPr>
                <w:rFonts w:ascii="Arial" w:hAnsi="Arial" w:cs="Arial"/>
                <w:bCs/>
                <w:sz w:val="20"/>
                <w:szCs w:val="20"/>
              </w:rPr>
              <w:t xml:space="preserve">Wear PPE as required.  </w:t>
            </w:r>
          </w:p>
        </w:tc>
        <w:tc>
          <w:tcPr>
            <w:tcW w:w="1560" w:type="dxa"/>
            <w:tcBorders>
              <w:top w:val="single" w:color="auto" w:sz="4" w:space="0"/>
              <w:left w:val="single" w:color="auto" w:sz="4" w:space="0"/>
              <w:bottom w:val="single" w:color="auto" w:sz="4" w:space="0"/>
              <w:right w:val="single" w:color="auto" w:sz="4" w:space="0"/>
            </w:tcBorders>
            <w:vAlign w:val="center"/>
          </w:tcPr>
          <w:p w:rsidRPr="005F3D62" w:rsidR="00200A6F" w:rsidP="00200A6F" w:rsidRDefault="00200A6F" w14:paraId="68A2B187" w14:textId="69CEB162">
            <w:pPr>
              <w:tabs>
                <w:tab w:val="left" w:pos="177"/>
              </w:tabs>
              <w:rPr>
                <w:rFonts w:ascii="Arial" w:hAnsi="Arial" w:cs="Arial"/>
                <w:sz w:val="20"/>
                <w:szCs w:val="20"/>
              </w:rPr>
            </w:pPr>
            <w:r w:rsidRPr="00FB7B04">
              <w:rPr>
                <w:rFonts w:ascii="Arial" w:hAnsi="Arial" w:cs="Arial"/>
                <w:sz w:val="20"/>
                <w:szCs w:val="20"/>
              </w:rPr>
              <w:t xml:space="preserve">Apply practical knowledge and lessons </w:t>
            </w:r>
            <w:r w:rsidR="00921805">
              <w:rPr>
                <w:noProof/>
              </w:rPr>
              <mc:AlternateContent>
                <mc:Choice Requires="wps">
                  <w:drawing>
                    <wp:anchor distT="4294967292" distB="4294967292" distL="114296" distR="114296" simplePos="0" relativeHeight="251658288" behindDoc="0" locked="0" layoutInCell="1" allowOverlap="1" wp14:anchorId="61EAC41E" wp14:editId="65222412">
                      <wp:simplePos x="0" y="0"/>
                      <wp:positionH relativeFrom="column">
                        <wp:posOffset>-4750436</wp:posOffset>
                      </wp:positionH>
                      <wp:positionV relativeFrom="paragraph">
                        <wp:posOffset>457199</wp:posOffset>
                      </wp:positionV>
                      <wp:extent cx="0" cy="0"/>
                      <wp:effectExtent l="0" t="0" r="0" b="0"/>
                      <wp:wrapNone/>
                      <wp:docPr id="5765" name="Line 5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53BF5C">
                    <v:line id="Line 5850" style="position:absolute;z-index:51;visibility:visible;mso-wrap-style:square;mso-width-percent:0;mso-height-percent:0;mso-wrap-distance-left:3.17489mm;mso-wrap-distance-top:-1e-4mm;mso-wrap-distance-right:3.17489mm;mso-wrap-distance-bottom:-1e-4mm;mso-position-horizontal:absolute;mso-position-horizontal-relative:text;mso-position-vertical:absolute;mso-position-vertical-relative:text;mso-width-percent:0;mso-height-percent:0;mso-width-relative:page;mso-height-relative:page" o:spid="_x0000_s1026" stroked="f" from="-374.05pt,36pt" to="-374.05pt,36pt" w14:anchorId="732FF8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"/>
                  </w:pict>
                </mc:Fallback>
              </mc:AlternateContent>
            </w:r>
            <w:r>
              <w:rPr>
                <w:rFonts w:ascii="Arial" w:hAnsi="Arial" w:cs="Arial"/>
                <w:sz w:val="20"/>
                <w:szCs w:val="20"/>
              </w:rPr>
              <w:t>l</w:t>
            </w:r>
          </w:p>
        </w:tc>
        <w:tc>
          <w:tcPr>
            <w:tcW w:w="2760" w:type="dxa"/>
            <w:tcBorders>
              <w:top w:val="single" w:color="auto" w:sz="4" w:space="0"/>
              <w:left w:val="single" w:color="auto" w:sz="4" w:space="0"/>
              <w:bottom w:val="single" w:color="auto" w:sz="4" w:space="0"/>
              <w:right w:val="single" w:color="auto" w:sz="4" w:space="0"/>
            </w:tcBorders>
            <w:vAlign w:val="center"/>
          </w:tcPr>
          <w:p w:rsidRPr="00F17220" w:rsidR="00200A6F" w:rsidP="00200A6F" w:rsidRDefault="00200A6F" w14:paraId="44818912" w14:textId="77777777">
            <w:pPr>
              <w:tabs>
                <w:tab w:val="left" w:pos="177"/>
              </w:tabs>
              <w:rPr>
                <w:rFonts w:ascii="Arial" w:hAnsi="Arial" w:cs="Arial"/>
                <w:sz w:val="20"/>
                <w:szCs w:val="20"/>
              </w:rPr>
            </w:pPr>
            <w:r w:rsidRPr="006B08B3">
              <w:rPr>
                <w:sz w:val="20"/>
                <w:szCs w:val="20"/>
              </w:rPr>
              <w:t>AP Training</w:t>
            </w:r>
            <w:r>
              <w:rPr>
                <w:sz w:val="20"/>
                <w:szCs w:val="20"/>
              </w:rPr>
              <w:t>,</w:t>
            </w:r>
            <w:r w:rsidRPr="006B08B3">
              <w:rPr>
                <w:sz w:val="20"/>
                <w:szCs w:val="20"/>
              </w:rPr>
              <w:t xml:space="preserve"> </w:t>
            </w:r>
            <w:r w:rsidRPr="00F17220">
              <w:rPr>
                <w:sz w:val="20"/>
                <w:szCs w:val="20"/>
              </w:rPr>
              <w:t>Post Training, Post Safety rules</w:t>
            </w:r>
          </w:p>
        </w:tc>
        <w:tc>
          <w:tcPr>
            <w:tcW w:w="3120" w:type="dxa"/>
            <w:tcBorders>
              <w:top w:val="nil"/>
              <w:left w:val="single" w:color="auto" w:sz="4" w:space="0"/>
              <w:bottom w:val="nil"/>
              <w:right w:val="single" w:color="auto" w:sz="4" w:space="0"/>
            </w:tcBorders>
            <w:vAlign w:val="center"/>
          </w:tcPr>
          <w:p w:rsidR="00200A6F" w:rsidP="00200A6F" w:rsidRDefault="00200A6F" w14:paraId="38744923" w14:textId="77777777">
            <w:pPr>
              <w:tabs>
                <w:tab w:val="left" w:pos="177"/>
              </w:tabs>
              <w:ind w:left="-108"/>
              <w:jc w:val="center"/>
              <w:rPr>
                <w:rFonts w:ascii="Arial" w:hAnsi="Arial" w:cs="Arial"/>
                <w:b/>
                <w:sz w:val="32"/>
                <w:szCs w:val="32"/>
              </w:rPr>
            </w:pPr>
          </w:p>
        </w:tc>
        <w:tc>
          <w:tcPr>
            <w:tcW w:w="1440" w:type="dxa"/>
            <w:tcBorders>
              <w:top w:val="nil"/>
              <w:left w:val="single" w:color="auto" w:sz="4" w:space="0"/>
              <w:bottom w:val="nil"/>
              <w:right w:val="single" w:color="auto" w:sz="4" w:space="0"/>
            </w:tcBorders>
          </w:tcPr>
          <w:p w:rsidRPr="00E94B3D" w:rsidR="00200A6F" w:rsidP="00200A6F" w:rsidRDefault="00200A6F" w14:paraId="60269622" w14:textId="77777777">
            <w:pPr>
              <w:jc w:val="center"/>
            </w:pPr>
          </w:p>
        </w:tc>
      </w:tr>
      <w:tr w:rsidR="00200A6F" w:rsidTr="001B1302" w14:paraId="0FF51078" w14:textId="77777777">
        <w:trPr>
          <w:cantSplit/>
          <w:trHeight w:val="1781"/>
        </w:trPr>
        <w:tc>
          <w:tcPr>
            <w:tcW w:w="3720" w:type="dxa"/>
            <w:tcBorders>
              <w:top w:val="single" w:color="auto" w:sz="4" w:space="0"/>
              <w:bottom w:val="single" w:color="auto" w:sz="4" w:space="0"/>
              <w:right w:val="single" w:color="auto" w:sz="4" w:space="0"/>
            </w:tcBorders>
          </w:tcPr>
          <w:p w:rsidR="00200A6F" w:rsidP="00200A6F" w:rsidRDefault="00921805" w14:paraId="042F2432" w14:textId="06BE0FC3">
            <w:pPr>
              <w:ind w:left="132"/>
              <w:jc w:val="center"/>
              <w:rPr>
                <w:rFonts w:ascii="Arial" w:hAnsi="Arial" w:cs="Arial"/>
                <w:sz w:val="22"/>
                <w:szCs w:val="22"/>
              </w:rPr>
            </w:pPr>
            <w:r>
              <w:rPr>
                <w:rFonts w:ascii="Arial" w:hAnsi="Arial" w:cs="Arial"/>
                <w:noProof/>
                <w:sz w:val="22"/>
                <w:szCs w:val="22"/>
              </w:rPr>
              <w:drawing>
                <wp:inline distT="0" distB="0" distL="0" distR="0" wp14:anchorId="10D45429" wp14:editId="1EC6BD43">
                  <wp:extent cx="2219325" cy="1657350"/>
                  <wp:effectExtent l="0" t="0" r="0" b="0"/>
                  <wp:docPr id="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19325" cy="1657350"/>
                          </a:xfrm>
                          <a:prstGeom prst="rect">
                            <a:avLst/>
                          </a:prstGeom>
                          <a:noFill/>
                          <a:ln>
                            <a:noFill/>
                          </a:ln>
                        </pic:spPr>
                      </pic:pic>
                    </a:graphicData>
                  </a:graphic>
                </wp:inline>
              </w:drawing>
            </w:r>
          </w:p>
        </w:tc>
        <w:tc>
          <w:tcPr>
            <w:tcW w:w="1800" w:type="dxa"/>
            <w:tcBorders>
              <w:top w:val="single" w:color="auto" w:sz="4" w:space="0"/>
              <w:left w:val="single" w:color="auto" w:sz="4" w:space="0"/>
              <w:bottom w:val="single" w:color="auto" w:sz="4" w:space="0"/>
              <w:right w:val="single" w:color="auto" w:sz="4" w:space="0"/>
            </w:tcBorders>
          </w:tcPr>
          <w:p w:rsidRPr="000F1207" w:rsidR="00200A6F" w:rsidP="00200A6F" w:rsidRDefault="00921805" w14:paraId="1F8C3B4D" w14:textId="1C0E16A9">
            <w:pPr>
              <w:ind w:left="-108" w:right="-108"/>
              <w:jc w:val="center"/>
              <w:rPr>
                <w:noProof/>
                <w:sz w:val="20"/>
                <w:szCs w:val="20"/>
                <w:lang w:eastAsia="en-US"/>
              </w:rPr>
            </w:pPr>
            <w:r>
              <w:rPr>
                <w:noProof/>
                <w:sz w:val="20"/>
                <w:szCs w:val="20"/>
                <w:lang w:eastAsia="en-US"/>
              </w:rPr>
              <w:drawing>
                <wp:inline distT="0" distB="0" distL="0" distR="0" wp14:anchorId="3CAD637D" wp14:editId="2A4E61E3">
                  <wp:extent cx="1104900" cy="1104900"/>
                  <wp:effectExtent l="0" t="0" r="0" b="0"/>
                  <wp:docPr id="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tc>
        <w:tc>
          <w:tcPr>
            <w:tcW w:w="2040" w:type="dxa"/>
            <w:tcBorders>
              <w:top w:val="single" w:color="auto" w:sz="4" w:space="0"/>
              <w:left w:val="single" w:color="auto" w:sz="4" w:space="0"/>
              <w:bottom w:val="single" w:color="auto" w:sz="4" w:space="0"/>
              <w:right w:val="single" w:color="auto" w:sz="4" w:space="0"/>
            </w:tcBorders>
            <w:vAlign w:val="center"/>
          </w:tcPr>
          <w:p w:rsidRPr="007176AD" w:rsidR="00200A6F" w:rsidP="00200A6F" w:rsidRDefault="00200A6F" w14:paraId="61CBC818" w14:textId="77777777">
            <w:pPr>
              <w:ind w:left="12" w:hanging="12"/>
              <w:rPr>
                <w:rFonts w:ascii="Arial" w:hAnsi="Arial" w:cs="Arial"/>
                <w:sz w:val="20"/>
                <w:szCs w:val="20"/>
              </w:rPr>
            </w:pPr>
            <w:r w:rsidRPr="007176AD">
              <w:rPr>
                <w:rFonts w:ascii="Arial" w:hAnsi="Arial" w:cs="Arial"/>
                <w:sz w:val="20"/>
                <w:szCs w:val="20"/>
              </w:rPr>
              <w:t xml:space="preserve">Use caution when operating any overhead crane.  </w:t>
            </w:r>
            <w:r w:rsidRPr="007176AD">
              <w:rPr>
                <w:rFonts w:ascii="Arial" w:hAnsi="Arial" w:cs="Arial"/>
                <w:sz w:val="20"/>
                <w:szCs w:val="20"/>
              </w:rPr>
              <w:tab/>
            </w:r>
          </w:p>
          <w:p w:rsidR="00200A6F" w:rsidP="00200A6F" w:rsidRDefault="00200A6F" w14:paraId="61C839BA" w14:textId="77777777">
            <w:pPr>
              <w:ind w:left="12" w:hanging="12"/>
              <w:rPr>
                <w:rFonts w:ascii="Arial" w:hAnsi="Arial" w:cs="Arial"/>
                <w:sz w:val="20"/>
                <w:szCs w:val="20"/>
              </w:rPr>
            </w:pPr>
          </w:p>
        </w:tc>
        <w:tc>
          <w:tcPr>
            <w:tcW w:w="4320" w:type="dxa"/>
            <w:tcBorders>
              <w:top w:val="single" w:color="auto" w:sz="4" w:space="0"/>
              <w:left w:val="single" w:color="auto" w:sz="4" w:space="0"/>
              <w:bottom w:val="single" w:color="auto" w:sz="4" w:space="0"/>
              <w:right w:val="single" w:color="auto" w:sz="4" w:space="0"/>
            </w:tcBorders>
            <w:vAlign w:val="center"/>
          </w:tcPr>
          <w:p w:rsidRPr="007176AD" w:rsidR="00200A6F" w:rsidP="00200A6F" w:rsidRDefault="00200A6F" w14:paraId="595B7BD2" w14:textId="77777777">
            <w:pPr>
              <w:tabs>
                <w:tab w:val="left" w:pos="177"/>
              </w:tabs>
              <w:ind w:firstLine="12"/>
              <w:rPr>
                <w:rFonts w:ascii="Arial" w:hAnsi="Arial" w:cs="Arial"/>
                <w:b/>
                <w:color w:val="FF0000"/>
                <w:sz w:val="20"/>
                <w:szCs w:val="20"/>
              </w:rPr>
            </w:pPr>
            <w:r w:rsidRPr="007176AD">
              <w:rPr>
                <w:rFonts w:ascii="Arial" w:hAnsi="Arial" w:cs="Arial"/>
                <w:b/>
                <w:color w:val="FF0000"/>
                <w:sz w:val="20"/>
                <w:szCs w:val="20"/>
              </w:rPr>
              <w:t>Certification is required to operate</w:t>
            </w:r>
            <w:r>
              <w:rPr>
                <w:rFonts w:ascii="Arial" w:hAnsi="Arial" w:cs="Arial"/>
                <w:b/>
                <w:color w:val="FF0000"/>
                <w:sz w:val="20"/>
                <w:szCs w:val="20"/>
              </w:rPr>
              <w:t xml:space="preserve"> </w:t>
            </w:r>
            <w:r w:rsidRPr="007176AD">
              <w:rPr>
                <w:rFonts w:ascii="Arial" w:hAnsi="Arial" w:cs="Arial"/>
                <w:sz w:val="20"/>
                <w:szCs w:val="20"/>
              </w:rPr>
              <w:t>Only certified personnel should operate overhead cranes.</w:t>
            </w:r>
          </w:p>
        </w:tc>
        <w:tc>
          <w:tcPr>
            <w:tcW w:w="1560" w:type="dxa"/>
            <w:tcBorders>
              <w:top w:val="single" w:color="auto" w:sz="4" w:space="0"/>
              <w:left w:val="single" w:color="auto" w:sz="4" w:space="0"/>
              <w:bottom w:val="single" w:color="auto" w:sz="4" w:space="0"/>
              <w:right w:val="single" w:color="auto" w:sz="4" w:space="0"/>
            </w:tcBorders>
            <w:vAlign w:val="center"/>
          </w:tcPr>
          <w:p w:rsidR="00200A6F" w:rsidP="00200A6F" w:rsidRDefault="00200A6F" w14:paraId="25AA0CAB" w14:textId="77777777">
            <w:pPr>
              <w:tabs>
                <w:tab w:val="left" w:pos="177"/>
              </w:tabs>
              <w:rPr>
                <w:rFonts w:ascii="Arial" w:hAnsi="Arial" w:cs="Arial"/>
                <w:sz w:val="20"/>
                <w:szCs w:val="20"/>
              </w:rPr>
            </w:pPr>
            <w:r w:rsidRPr="007176AD">
              <w:rPr>
                <w:rFonts w:ascii="Arial" w:hAnsi="Arial" w:cs="Arial"/>
                <w:sz w:val="20"/>
                <w:szCs w:val="20"/>
              </w:rPr>
              <w:tab/>
            </w:r>
            <w:r w:rsidRPr="007176AD">
              <w:rPr>
                <w:rFonts w:ascii="Arial" w:hAnsi="Arial" w:cs="Arial"/>
                <w:sz w:val="20"/>
                <w:szCs w:val="20"/>
              </w:rPr>
              <w:t>PPE, training, attention to detail</w:t>
            </w:r>
            <w:r w:rsidRPr="007176AD">
              <w:rPr>
                <w:rFonts w:ascii="Arial" w:hAnsi="Arial" w:cs="Arial"/>
                <w:sz w:val="20"/>
                <w:szCs w:val="20"/>
              </w:rPr>
              <w:tab/>
            </w:r>
            <w:r w:rsidRPr="007176AD">
              <w:rPr>
                <w:rFonts w:ascii="Arial" w:hAnsi="Arial" w:cs="Arial"/>
                <w:sz w:val="20"/>
                <w:szCs w:val="20"/>
              </w:rPr>
              <w:t>Post training, Post Safety rules</w:t>
            </w:r>
          </w:p>
        </w:tc>
        <w:tc>
          <w:tcPr>
            <w:tcW w:w="2760" w:type="dxa"/>
            <w:tcBorders>
              <w:top w:val="single" w:color="auto" w:sz="4" w:space="0"/>
              <w:left w:val="single" w:color="auto" w:sz="4" w:space="0"/>
              <w:bottom w:val="single" w:color="auto" w:sz="4" w:space="0"/>
              <w:right w:val="single" w:color="auto" w:sz="4" w:space="0"/>
            </w:tcBorders>
            <w:vAlign w:val="center"/>
          </w:tcPr>
          <w:p w:rsidRPr="00F17220" w:rsidR="00200A6F" w:rsidP="00200A6F" w:rsidRDefault="00200A6F" w14:paraId="07B4CCBF" w14:textId="77777777">
            <w:pPr>
              <w:tabs>
                <w:tab w:val="left" w:pos="177"/>
              </w:tabs>
              <w:rPr>
                <w:sz w:val="20"/>
                <w:szCs w:val="20"/>
              </w:rPr>
            </w:pPr>
            <w:r w:rsidRPr="007176AD">
              <w:rPr>
                <w:sz w:val="20"/>
                <w:szCs w:val="20"/>
              </w:rPr>
              <w:t>Post Training, Post Safety rules</w:t>
            </w:r>
          </w:p>
        </w:tc>
        <w:tc>
          <w:tcPr>
            <w:tcW w:w="3120" w:type="dxa"/>
            <w:tcBorders>
              <w:top w:val="nil"/>
              <w:left w:val="single" w:color="auto" w:sz="4" w:space="0"/>
              <w:bottom w:val="nil"/>
              <w:right w:val="single" w:color="auto" w:sz="4" w:space="0"/>
            </w:tcBorders>
            <w:vAlign w:val="center"/>
          </w:tcPr>
          <w:p w:rsidR="00200A6F" w:rsidP="00200A6F" w:rsidRDefault="00200A6F" w14:paraId="3E1F7FF2" w14:textId="77777777">
            <w:pPr>
              <w:tabs>
                <w:tab w:val="left" w:pos="177"/>
              </w:tabs>
              <w:ind w:left="-108"/>
              <w:jc w:val="center"/>
              <w:rPr>
                <w:rFonts w:ascii="Arial" w:hAnsi="Arial" w:cs="Arial"/>
                <w:b/>
                <w:sz w:val="32"/>
                <w:szCs w:val="32"/>
              </w:rPr>
            </w:pPr>
          </w:p>
        </w:tc>
        <w:tc>
          <w:tcPr>
            <w:tcW w:w="1440" w:type="dxa"/>
            <w:tcBorders>
              <w:top w:val="nil"/>
              <w:left w:val="single" w:color="auto" w:sz="4" w:space="0"/>
              <w:bottom w:val="nil"/>
              <w:right w:val="single" w:color="auto" w:sz="4" w:space="0"/>
            </w:tcBorders>
          </w:tcPr>
          <w:p w:rsidRPr="00E94B3D" w:rsidR="00200A6F" w:rsidP="00200A6F" w:rsidRDefault="00200A6F" w14:paraId="597C4878" w14:textId="77777777">
            <w:pPr>
              <w:jc w:val="center"/>
            </w:pPr>
          </w:p>
        </w:tc>
      </w:tr>
      <w:tr w:rsidR="00200A6F" w:rsidTr="00F9762B" w14:paraId="2E552F96" w14:textId="77777777">
        <w:trPr>
          <w:cantSplit/>
          <w:trHeight w:val="2141"/>
        </w:trPr>
        <w:tc>
          <w:tcPr>
            <w:tcW w:w="3720" w:type="dxa"/>
            <w:tcBorders>
              <w:top w:val="single" w:color="auto" w:sz="4" w:space="0"/>
              <w:bottom w:val="single" w:color="auto" w:sz="4" w:space="0"/>
              <w:right w:val="single" w:color="auto" w:sz="4" w:space="0"/>
            </w:tcBorders>
          </w:tcPr>
          <w:p w:rsidR="00200A6F" w:rsidP="00200A6F" w:rsidRDefault="00200A6F" w14:paraId="47857C26" w14:textId="77777777">
            <w:pPr>
              <w:ind w:left="132"/>
              <w:jc w:val="center"/>
              <w:rPr>
                <w:rFonts w:ascii="Arial" w:hAnsi="Arial" w:cs="Arial"/>
                <w:sz w:val="22"/>
                <w:szCs w:val="22"/>
              </w:rPr>
            </w:pPr>
          </w:p>
        </w:tc>
        <w:tc>
          <w:tcPr>
            <w:tcW w:w="1800" w:type="dxa"/>
            <w:tcBorders>
              <w:top w:val="single" w:color="auto" w:sz="4" w:space="0"/>
              <w:left w:val="single" w:color="auto" w:sz="4" w:space="0"/>
              <w:bottom w:val="single" w:color="auto" w:sz="4" w:space="0"/>
              <w:right w:val="single" w:color="auto" w:sz="4" w:space="0"/>
            </w:tcBorders>
          </w:tcPr>
          <w:p w:rsidR="00200A6F" w:rsidP="00200A6F" w:rsidRDefault="00200A6F" w14:paraId="66F88C41" w14:textId="77777777">
            <w:pPr>
              <w:ind w:left="-108" w:right="-108"/>
              <w:jc w:val="center"/>
              <w:rPr>
                <w:noProof/>
                <w:sz w:val="20"/>
                <w:szCs w:val="20"/>
                <w:lang w:eastAsia="en-US"/>
              </w:rPr>
            </w:pPr>
          </w:p>
          <w:p w:rsidRPr="00F9762B" w:rsidR="00200A6F" w:rsidP="00200A6F" w:rsidRDefault="00200A6F" w14:paraId="68297A45" w14:textId="77777777">
            <w:pPr>
              <w:rPr>
                <w:sz w:val="20"/>
                <w:szCs w:val="20"/>
                <w:lang w:eastAsia="en-US"/>
              </w:rPr>
            </w:pPr>
          </w:p>
          <w:p w:rsidRPr="00F9762B" w:rsidR="00200A6F" w:rsidP="00200A6F" w:rsidRDefault="00200A6F" w14:paraId="1A448F0C" w14:textId="77777777">
            <w:pPr>
              <w:rPr>
                <w:sz w:val="20"/>
                <w:szCs w:val="20"/>
                <w:lang w:eastAsia="en-US"/>
              </w:rPr>
            </w:pPr>
          </w:p>
          <w:p w:rsidRPr="00F9762B" w:rsidR="00200A6F" w:rsidP="00200A6F" w:rsidRDefault="00200A6F" w14:paraId="53307B00" w14:textId="77777777">
            <w:pPr>
              <w:rPr>
                <w:sz w:val="20"/>
                <w:szCs w:val="20"/>
                <w:lang w:eastAsia="en-US"/>
              </w:rPr>
            </w:pPr>
          </w:p>
          <w:p w:rsidRPr="00F9762B" w:rsidR="00200A6F" w:rsidP="00200A6F" w:rsidRDefault="00200A6F" w14:paraId="05EB9F52" w14:textId="77777777">
            <w:pPr>
              <w:rPr>
                <w:sz w:val="20"/>
                <w:szCs w:val="20"/>
                <w:lang w:eastAsia="en-US"/>
              </w:rPr>
            </w:pPr>
          </w:p>
          <w:p w:rsidRPr="00F9762B" w:rsidR="00200A6F" w:rsidP="00200A6F" w:rsidRDefault="00200A6F" w14:paraId="3B4BCAFB" w14:textId="77777777">
            <w:pPr>
              <w:rPr>
                <w:sz w:val="20"/>
                <w:szCs w:val="20"/>
                <w:lang w:eastAsia="en-US"/>
              </w:rPr>
            </w:pPr>
          </w:p>
          <w:p w:rsidRPr="00F9762B" w:rsidR="00200A6F" w:rsidP="00200A6F" w:rsidRDefault="00200A6F" w14:paraId="65B6CFE1" w14:textId="77777777">
            <w:pPr>
              <w:rPr>
                <w:sz w:val="20"/>
                <w:szCs w:val="20"/>
                <w:lang w:eastAsia="en-US"/>
              </w:rPr>
            </w:pPr>
          </w:p>
          <w:p w:rsidRPr="00F9762B" w:rsidR="00200A6F" w:rsidP="00200A6F" w:rsidRDefault="00200A6F" w14:paraId="3151DCA1" w14:textId="77777777">
            <w:pPr>
              <w:rPr>
                <w:sz w:val="20"/>
                <w:szCs w:val="20"/>
                <w:lang w:eastAsia="en-US"/>
              </w:rPr>
            </w:pPr>
          </w:p>
          <w:p w:rsidRPr="00F9762B" w:rsidR="00200A6F" w:rsidP="00200A6F" w:rsidRDefault="00200A6F" w14:paraId="2C89E9ED" w14:textId="77777777">
            <w:pPr>
              <w:rPr>
                <w:sz w:val="20"/>
                <w:szCs w:val="20"/>
                <w:lang w:eastAsia="en-US"/>
              </w:rPr>
            </w:pPr>
          </w:p>
          <w:p w:rsidRPr="00F9762B" w:rsidR="00200A6F" w:rsidP="00200A6F" w:rsidRDefault="00200A6F" w14:paraId="41DFEFFB" w14:textId="77777777">
            <w:pPr>
              <w:rPr>
                <w:sz w:val="20"/>
                <w:szCs w:val="20"/>
                <w:lang w:eastAsia="en-US"/>
              </w:rPr>
            </w:pPr>
          </w:p>
          <w:p w:rsidRPr="00F9762B" w:rsidR="00200A6F" w:rsidP="00200A6F" w:rsidRDefault="00200A6F" w14:paraId="47064394" w14:textId="77777777">
            <w:pPr>
              <w:rPr>
                <w:sz w:val="20"/>
                <w:szCs w:val="20"/>
                <w:lang w:eastAsia="en-US"/>
              </w:rPr>
            </w:pPr>
          </w:p>
          <w:p w:rsidRPr="00F9762B" w:rsidR="00200A6F" w:rsidP="00200A6F" w:rsidRDefault="00200A6F" w14:paraId="565B64F9" w14:textId="77777777">
            <w:pPr>
              <w:tabs>
                <w:tab w:val="left" w:pos="1410"/>
              </w:tabs>
              <w:rPr>
                <w:sz w:val="20"/>
                <w:szCs w:val="20"/>
                <w:lang w:eastAsia="en-US"/>
              </w:rPr>
            </w:pPr>
            <w:r>
              <w:rPr>
                <w:sz w:val="20"/>
                <w:szCs w:val="20"/>
                <w:lang w:eastAsia="en-US"/>
              </w:rPr>
              <w:tab/>
            </w:r>
          </w:p>
        </w:tc>
        <w:tc>
          <w:tcPr>
            <w:tcW w:w="2040" w:type="dxa"/>
            <w:tcBorders>
              <w:top w:val="single" w:color="auto" w:sz="4" w:space="0"/>
              <w:left w:val="single" w:color="auto" w:sz="4" w:space="0"/>
              <w:bottom w:val="single" w:color="auto" w:sz="4" w:space="0"/>
              <w:right w:val="single" w:color="auto" w:sz="4" w:space="0"/>
            </w:tcBorders>
            <w:vAlign w:val="center"/>
          </w:tcPr>
          <w:p w:rsidR="00200A6F" w:rsidP="00200A6F" w:rsidRDefault="00200A6F" w14:paraId="0B3D86FE" w14:textId="77777777">
            <w:pPr>
              <w:ind w:left="12" w:hanging="12"/>
              <w:rPr>
                <w:rFonts w:ascii="Arial" w:hAnsi="Arial" w:cs="Arial"/>
                <w:sz w:val="20"/>
                <w:szCs w:val="20"/>
              </w:rPr>
            </w:pPr>
          </w:p>
        </w:tc>
        <w:tc>
          <w:tcPr>
            <w:tcW w:w="4320" w:type="dxa"/>
            <w:tcBorders>
              <w:top w:val="single" w:color="auto" w:sz="4" w:space="0"/>
              <w:left w:val="single" w:color="auto" w:sz="4" w:space="0"/>
              <w:bottom w:val="single" w:color="auto" w:sz="4" w:space="0"/>
              <w:right w:val="single" w:color="auto" w:sz="4" w:space="0"/>
            </w:tcBorders>
            <w:vAlign w:val="center"/>
          </w:tcPr>
          <w:p w:rsidR="00200A6F" w:rsidP="00200A6F" w:rsidRDefault="00200A6F" w14:paraId="52706C47" w14:textId="77777777">
            <w:pPr>
              <w:tabs>
                <w:tab w:val="left" w:pos="177"/>
              </w:tabs>
              <w:ind w:firstLine="12"/>
              <w:rPr>
                <w:rFonts w:ascii="Arial" w:hAnsi="Arial" w:cs="Arial"/>
                <w:sz w:val="20"/>
                <w:szCs w:val="20"/>
              </w:rPr>
            </w:pPr>
          </w:p>
        </w:tc>
        <w:tc>
          <w:tcPr>
            <w:tcW w:w="1560" w:type="dxa"/>
            <w:tcBorders>
              <w:top w:val="single" w:color="auto" w:sz="4" w:space="0"/>
              <w:left w:val="single" w:color="auto" w:sz="4" w:space="0"/>
              <w:bottom w:val="single" w:color="auto" w:sz="4" w:space="0"/>
              <w:right w:val="single" w:color="auto" w:sz="4" w:space="0"/>
            </w:tcBorders>
            <w:vAlign w:val="center"/>
          </w:tcPr>
          <w:p w:rsidR="00200A6F" w:rsidP="00200A6F" w:rsidRDefault="00200A6F" w14:paraId="3DF6CDDD" w14:textId="77777777">
            <w:pPr>
              <w:tabs>
                <w:tab w:val="left" w:pos="177"/>
              </w:tabs>
              <w:rPr>
                <w:rFonts w:ascii="Arial" w:hAnsi="Arial" w:cs="Arial"/>
                <w:sz w:val="20"/>
                <w:szCs w:val="20"/>
              </w:rPr>
            </w:pPr>
          </w:p>
        </w:tc>
        <w:tc>
          <w:tcPr>
            <w:tcW w:w="2760" w:type="dxa"/>
            <w:tcBorders>
              <w:top w:val="single" w:color="auto" w:sz="4" w:space="0"/>
              <w:left w:val="single" w:color="auto" w:sz="4" w:space="0"/>
              <w:bottom w:val="single" w:color="auto" w:sz="4" w:space="0"/>
              <w:right w:val="single" w:color="auto" w:sz="4" w:space="0"/>
            </w:tcBorders>
            <w:vAlign w:val="center"/>
          </w:tcPr>
          <w:p w:rsidRPr="00F17220" w:rsidR="00200A6F" w:rsidP="00200A6F" w:rsidRDefault="00200A6F" w14:paraId="40446A9B" w14:textId="77777777">
            <w:pPr>
              <w:tabs>
                <w:tab w:val="left" w:pos="177"/>
              </w:tabs>
              <w:rPr>
                <w:sz w:val="20"/>
                <w:szCs w:val="20"/>
              </w:rPr>
            </w:pPr>
          </w:p>
        </w:tc>
        <w:tc>
          <w:tcPr>
            <w:tcW w:w="3120" w:type="dxa"/>
            <w:tcBorders>
              <w:top w:val="nil"/>
              <w:left w:val="single" w:color="auto" w:sz="4" w:space="0"/>
              <w:bottom w:val="nil"/>
              <w:right w:val="single" w:color="auto" w:sz="4" w:space="0"/>
            </w:tcBorders>
            <w:vAlign w:val="center"/>
          </w:tcPr>
          <w:p w:rsidR="00200A6F" w:rsidP="00200A6F" w:rsidRDefault="00200A6F" w14:paraId="1BBA958D" w14:textId="77777777">
            <w:pPr>
              <w:tabs>
                <w:tab w:val="left" w:pos="177"/>
              </w:tabs>
              <w:ind w:left="-108"/>
              <w:jc w:val="center"/>
              <w:rPr>
                <w:rFonts w:ascii="Arial" w:hAnsi="Arial" w:cs="Arial"/>
                <w:b/>
                <w:sz w:val="32"/>
                <w:szCs w:val="32"/>
              </w:rPr>
            </w:pPr>
          </w:p>
        </w:tc>
        <w:tc>
          <w:tcPr>
            <w:tcW w:w="1440" w:type="dxa"/>
            <w:tcBorders>
              <w:top w:val="nil"/>
              <w:left w:val="single" w:color="auto" w:sz="4" w:space="0"/>
              <w:bottom w:val="nil"/>
              <w:right w:val="single" w:color="auto" w:sz="4" w:space="0"/>
            </w:tcBorders>
          </w:tcPr>
          <w:p w:rsidRPr="00E94B3D" w:rsidR="00200A6F" w:rsidP="00200A6F" w:rsidRDefault="00200A6F" w14:paraId="60080282" w14:textId="77777777">
            <w:pPr>
              <w:jc w:val="center"/>
            </w:pPr>
          </w:p>
        </w:tc>
      </w:tr>
    </w:tbl>
    <w:p w:rsidR="006C5852" w:rsidP="006C5852" w:rsidRDefault="006C5852" w14:paraId="150F58B9" w14:textId="77777777">
      <w:pPr>
        <w:rPr>
          <w:rFonts w:ascii="Arial" w:hAnsi="Arial" w:cs="Arial"/>
        </w:rPr>
      </w:pPr>
    </w:p>
    <w:p w:rsidR="006C5852" w:rsidP="006C5852" w:rsidRDefault="006C5852" w14:paraId="08CB72C6" w14:textId="77777777">
      <w:pPr>
        <w:rPr>
          <w:rFonts w:ascii="Arial" w:hAnsi="Arial" w:cs="Arial"/>
        </w:rPr>
      </w:pPr>
    </w:p>
    <w:p w:rsidR="006C5852" w:rsidP="006C5852" w:rsidRDefault="006C5852" w14:paraId="7FFEC6EE" w14:textId="77777777">
      <w:pPr>
        <w:rPr>
          <w:rFonts w:ascii="Arial" w:hAnsi="Arial" w:cs="Arial"/>
        </w:rPr>
      </w:pPr>
    </w:p>
    <w:p w:rsidR="006C5852" w:rsidP="006C5852" w:rsidRDefault="006C5852" w14:paraId="6C2290B8" w14:textId="77777777">
      <w:pPr>
        <w:rPr>
          <w:rFonts w:ascii="Arial" w:hAnsi="Arial" w:cs="Arial"/>
        </w:rPr>
      </w:pPr>
    </w:p>
    <w:p w:rsidR="006C5852" w:rsidP="006C5852" w:rsidRDefault="006C5852" w14:paraId="0516D138" w14:textId="77777777">
      <w:pPr>
        <w:rPr>
          <w:rFonts w:ascii="Arial" w:hAnsi="Arial" w:cs="Arial"/>
        </w:rPr>
      </w:pPr>
    </w:p>
    <w:p w:rsidRPr="006C5852" w:rsidR="006C5852" w:rsidP="006C5852" w:rsidRDefault="006C5852" w14:paraId="5764F3E2" w14:textId="77777777">
      <w:pPr>
        <w:rPr>
          <w:rFonts w:ascii="Arial" w:hAnsi="Arial" w:cs="Arial"/>
        </w:rPr>
        <w:sectPr w:rsidRPr="006C5852" w:rsidR="006C5852" w:rsidSect="006A1022">
          <w:headerReference w:type="default" r:id="rId42"/>
          <w:pgSz w:w="16838" w:h="11906" w:orient="landscape" w:code="9"/>
          <w:pgMar w:top="1008" w:right="1238" w:bottom="720" w:left="850" w:header="706" w:footer="0" w:gutter="0"/>
          <w:cols w:space="708"/>
          <w:docGrid w:linePitch="360"/>
        </w:sectPr>
      </w:pPr>
    </w:p>
    <w:p w:rsidR="00D973C0" w:rsidRDefault="00921805" w14:paraId="56ED1B30" w14:textId="49D69184">
      <w:pPr>
        <w:rPr>
          <w:rFonts w:ascii="Arial" w:hAnsi="Arial" w:cs="Arial"/>
        </w:rPr>
      </w:pPr>
      <w:r>
        <w:rPr>
          <w:noProof/>
        </w:rPr>
        <mc:AlternateContent>
          <mc:Choice Requires="wpg">
            <w:drawing>
              <wp:anchor distT="0" distB="0" distL="114300" distR="114300" simplePos="0" relativeHeight="251658244" behindDoc="0" locked="0" layoutInCell="1" allowOverlap="1" wp14:anchorId="76AA3C81" wp14:editId="28B52EF1">
                <wp:simplePos x="0" y="0"/>
                <wp:positionH relativeFrom="column">
                  <wp:posOffset>-609600</wp:posOffset>
                </wp:positionH>
                <wp:positionV relativeFrom="paragraph">
                  <wp:posOffset>24765</wp:posOffset>
                </wp:positionV>
                <wp:extent cx="2743200" cy="3441700"/>
                <wp:effectExtent l="19050" t="19050" r="0" b="0"/>
                <wp:wrapNone/>
                <wp:docPr id="5761" name="Group 1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3441700"/>
                          <a:chOff x="360" y="1440"/>
                          <a:chExt cx="4320" cy="5420"/>
                        </a:xfrm>
                      </wpg:grpSpPr>
                      <wps:wsp>
                        <wps:cNvPr id="5762" name="AutoShape 1949"/>
                        <wps:cNvSpPr>
                          <a:spLocks noChangeArrowheads="1"/>
                        </wps:cNvSpPr>
                        <wps:spPr bwMode="auto">
                          <a:xfrm>
                            <a:off x="360" y="1440"/>
                            <a:ext cx="4320" cy="5400"/>
                          </a:xfrm>
                          <a:prstGeom prst="flowChartAlternateProcess">
                            <a:avLst/>
                          </a:prstGeom>
                          <a:noFill/>
                          <a:ln w="38100">
                            <a:solidFill>
                              <a:srgbClr val="808080"/>
                            </a:solidFill>
                            <a:miter lim="800000"/>
                            <a:headEnd/>
                            <a:tailEnd/>
                          </a:ln>
                          <a:extLst>
                            <a:ext uri="{909E8E84-426E-40DD-AFC4-6F175D3DCCD1}">
                              <a14:hiddenFill xmlns:a14="http://schemas.microsoft.com/office/drawing/2010/main">
                                <a:solidFill>
                                  <a:srgbClr val="808080">
                                    <a:alpha val="20000"/>
                                  </a:srgbClr>
                                </a:solidFill>
                              </a14:hiddenFill>
                            </a:ext>
                          </a:extLst>
                        </wps:spPr>
                        <wps:txbx>
                          <w:txbxContent>
                            <w:p w:rsidR="00C16350" w:rsidRDefault="00C16350" w14:paraId="6F1792D5" w14:textId="77777777"/>
                            <w:p w:rsidR="00C16350" w:rsidRDefault="00C16350" w14:paraId="7668E638" w14:textId="77777777"/>
                            <w:p w:rsidRPr="00443BA4" w:rsidR="00C16350" w:rsidP="008A089E" w:rsidRDefault="00921805" w14:paraId="3154E177" w14:textId="26E51FCB">
                              <w:pPr>
                                <w:jc w:val="center"/>
                                <w:rPr>
                                  <w:b/>
                                </w:rPr>
                              </w:pPr>
                              <w:r>
                                <w:rPr>
                                  <w:b/>
                                  <w:noProof/>
                                </w:rPr>
                                <w:drawing>
                                  <wp:inline distT="0" distB="0" distL="0" distR="0" wp14:anchorId="512C7CD5" wp14:editId="12A389AB">
                                    <wp:extent cx="2333625" cy="1752600"/>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33625" cy="17526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5763" name="Text Box 1950"/>
                        <wps:cNvSpPr txBox="1">
                          <a:spLocks noChangeArrowheads="1"/>
                        </wps:cNvSpPr>
                        <wps:spPr bwMode="auto">
                          <a:xfrm>
                            <a:off x="720" y="1615"/>
                            <a:ext cx="3600" cy="485"/>
                          </a:xfrm>
                          <a:prstGeom prst="rect">
                            <a:avLst/>
                          </a:prstGeom>
                          <a:noFill/>
                          <a:ln w="9525">
                            <a:solidFill>
                              <a:srgbClr val="808080"/>
                            </a:solidFill>
                            <a:miter lim="800000"/>
                            <a:headEnd/>
                            <a:tailEnd/>
                          </a:ln>
                          <a:extLst>
                            <a:ext uri="{909E8E84-426E-40DD-AFC4-6F175D3DCCD1}">
                              <a14:hiddenFill xmlns:a14="http://schemas.microsoft.com/office/drawing/2010/main">
                                <a:solidFill>
                                  <a:srgbClr val="FFFFFF">
                                    <a:alpha val="96001"/>
                                  </a:srgbClr>
                                </a:solidFill>
                              </a14:hiddenFill>
                            </a:ext>
                          </a:extLst>
                        </wps:spPr>
                        <wps:txbx>
                          <w:txbxContent>
                            <w:p w:rsidR="00C16350" w:rsidRDefault="00C16350" w14:paraId="4458E998" w14:textId="77777777">
                              <w:pPr>
                                <w:jc w:val="center"/>
                                <w:rPr>
                                  <w:rFonts w:ascii="Arial" w:hAnsi="Arial" w:cs="Arial"/>
                                  <w:b/>
                                  <w:color w:val="808080"/>
                                  <w:szCs w:val="22"/>
                                </w:rPr>
                              </w:pPr>
                              <w:r>
                                <w:rPr>
                                  <w:rFonts w:ascii="Arial" w:hAnsi="Arial" w:cs="Arial"/>
                                  <w:b/>
                                  <w:color w:val="808080"/>
                                  <w:szCs w:val="22"/>
                                </w:rPr>
                                <w:t>STEP: US8 N Central Shop</w:t>
                              </w:r>
                            </w:p>
                          </w:txbxContent>
                        </wps:txbx>
                        <wps:bodyPr rot="0" vert="horz" wrap="square" lIns="91440" tIns="45720" rIns="91440" bIns="45720" anchor="t" anchorCtr="0" upright="1">
                          <a:noAutofit/>
                        </wps:bodyPr>
                      </wps:wsp>
                      <wps:wsp>
                        <wps:cNvPr id="5764" name="Text Box 1951"/>
                        <wps:cNvSpPr txBox="1">
                          <a:spLocks noChangeArrowheads="1"/>
                        </wps:cNvSpPr>
                        <wps:spPr bwMode="auto">
                          <a:xfrm>
                            <a:off x="360" y="5220"/>
                            <a:ext cx="4200" cy="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454EB" w:rsidR="00C16350" w:rsidRDefault="00C16350" w14:paraId="67D12710" w14:textId="77777777">
                              <w:pPr>
                                <w:rPr>
                                  <w:rFonts w:ascii="Arial" w:hAnsi="Arial" w:cs="Arial"/>
                                  <w:b/>
                                </w:rPr>
                              </w:pPr>
                              <w:r w:rsidRPr="001454EB">
                                <w:rPr>
                                  <w:rFonts w:ascii="Arial" w:hAnsi="Arial" w:cs="Arial"/>
                                  <w:b/>
                                </w:rPr>
                                <w:t xml:space="preserve">Location: </w:t>
                              </w:r>
                              <w:r>
                                <w:rPr>
                                  <w:rFonts w:ascii="Arial" w:hAnsi="Arial" w:cs="Arial"/>
                                  <w:b/>
                                </w:rPr>
                                <w:t>US8 NC Shops</w:t>
                              </w:r>
                            </w:p>
                            <w:p w:rsidRPr="001454EB" w:rsidR="00C16350" w:rsidRDefault="00C16350" w14:paraId="5DD49150" w14:textId="77777777">
                              <w:pPr>
                                <w:rPr>
                                  <w:rFonts w:ascii="Arial" w:hAnsi="Arial" w:cs="Arial"/>
                                  <w:b/>
                                </w:rPr>
                              </w:pPr>
                              <w:r w:rsidRPr="001454EB">
                                <w:rPr>
                                  <w:rFonts w:ascii="Arial" w:hAnsi="Arial" w:cs="Arial"/>
                                  <w:b/>
                                </w:rPr>
                                <w:t xml:space="preserve">Machine: </w:t>
                              </w:r>
                              <w:r>
                                <w:rPr>
                                  <w:rFonts w:ascii="Arial" w:hAnsi="Arial" w:cs="Arial"/>
                                  <w:b/>
                                </w:rPr>
                                <w:t>All NC Machinery</w:t>
                              </w:r>
                            </w:p>
                            <w:p w:rsidRPr="001454EB" w:rsidR="00C16350" w:rsidRDefault="00C16350" w14:paraId="3ED7979C" w14:textId="77777777">
                              <w:pPr>
                                <w:rPr>
                                  <w:rFonts w:ascii="Arial" w:hAnsi="Arial" w:cs="Arial"/>
                                  <w:b/>
                                </w:rPr>
                              </w:pPr>
                              <w:r w:rsidRPr="001454EB">
                                <w:rPr>
                                  <w:rFonts w:ascii="Arial" w:hAnsi="Arial" w:cs="Arial"/>
                                  <w:b/>
                                </w:rPr>
                                <w:t xml:space="preserve">Activity: </w:t>
                              </w:r>
                              <w:r>
                                <w:rPr>
                                  <w:rFonts w:ascii="Arial" w:hAnsi="Arial" w:cs="Arial"/>
                                  <w:b/>
                                </w:rPr>
                                <w:t>Machine Operations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C791370">
              <v:group id="Group 1948" style="position:absolute;margin-left:-48pt;margin-top:1.95pt;width:3in;height:271pt;z-index:251658244" coordsize="4320,5420" coordorigin="360,1440" o:spid="_x0000_s1026" w14:anchorId="76AA3C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AutoShape 1949" style="position:absolute;left:360;top:1440;width:4320;height:5400;visibility:visible;mso-wrap-style:square;v-text-anchor:top" o:spid="_x0000_s1027" filled="f" fillcolor="gray" strokecolor="gray" strokeweight="3pt" type="#_x0000_t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">
                  <v:fill opacity="13107f"/>
                  <v:textbox>
                    <w:txbxContent>
                      <w:p w:rsidR="00C16350" w:rsidRDefault="00C16350" w14:paraId="672A6659" w14:textId="77777777"/>
                      <w:p w:rsidR="00C16350" w:rsidRDefault="00C16350" w14:paraId="0A37501D" w14:textId="77777777"/>
                      <w:p w:rsidRPr="00443BA4" w:rsidR="00C16350" w:rsidP="008A089E" w:rsidRDefault="00921805" w14:paraId="5DAB6C7B" w14:textId="26E51FCB">
                        <w:pPr>
                          <w:jc w:val="center"/>
                          <w:rPr>
                            <w:b/>
                          </w:rPr>
                        </w:pPr>
                        <w:r>
                          <w:rPr>
                            <w:b/>
                            <w:noProof/>
                          </w:rPr>
                          <w:drawing>
                            <wp:inline distT="0" distB="0" distL="0" distR="0" wp14:anchorId="36106E42" wp14:editId="12A389AB">
                              <wp:extent cx="2333625" cy="1752600"/>
                              <wp:effectExtent l="0" t="0" r="0" b="0"/>
                              <wp:docPr id="134717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33625" cy="1752600"/>
                                      </a:xfrm>
                                      <a:prstGeom prst="rect">
                                        <a:avLst/>
                                      </a:prstGeom>
                                      <a:noFill/>
                                      <a:ln>
                                        <a:noFill/>
                                      </a:ln>
                                    </pic:spPr>
                                  </pic:pic>
                                </a:graphicData>
                              </a:graphic>
                            </wp:inline>
                          </w:drawing>
                        </w:r>
                      </w:p>
                    </w:txbxContent>
                  </v:textbox>
                </v:shape>
                <v:shapetype id="_x0000_t202" coordsize="21600,21600" o:spt="202" path="m,l,21600r21600,l21600,xe">
                  <v:stroke joinstyle="miter"/>
                  <v:path gradientshapeok="t" o:connecttype="rect"/>
                </v:shapetype>
                <v:shape id="Text Box 1950" style="position:absolute;left:720;top:1615;width:3600;height:485;visibility:visible;mso-wrap-style:square;v-text-anchor:top" o:spid="_x0000_s1028" filled="f" strokecolor="gray"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">
                  <v:fill opacity="62965f"/>
                  <v:textbox>
                    <w:txbxContent>
                      <w:p w:rsidR="00C16350" w:rsidRDefault="00C16350" w14:paraId="172854A7" w14:textId="77777777">
                        <w:pPr>
                          <w:jc w:val="center"/>
                          <w:rPr>
                            <w:rFonts w:ascii="Arial" w:hAnsi="Arial" w:cs="Arial"/>
                            <w:b/>
                            <w:color w:val="808080"/>
                            <w:szCs w:val="22"/>
                          </w:rPr>
                        </w:pPr>
                        <w:r>
                          <w:rPr>
                            <w:rFonts w:ascii="Arial" w:hAnsi="Arial" w:cs="Arial"/>
                            <w:b/>
                            <w:color w:val="808080"/>
                            <w:szCs w:val="22"/>
                          </w:rPr>
                          <w:t>STEP: US8 N Central Shop</w:t>
                        </w:r>
                      </w:p>
                    </w:txbxContent>
                  </v:textbox>
                </v:shape>
                <v:shape id="Text Box 1951" style="position:absolute;left:360;top:5220;width:4200;height:1640;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">
                  <v:textbox>
                    <w:txbxContent>
                      <w:p w:rsidRPr="001454EB" w:rsidR="00C16350" w:rsidRDefault="00C16350" w14:paraId="0FEC17F7" w14:textId="77777777">
                        <w:pPr>
                          <w:rPr>
                            <w:rFonts w:ascii="Arial" w:hAnsi="Arial" w:cs="Arial"/>
                            <w:b/>
                          </w:rPr>
                        </w:pPr>
                        <w:r w:rsidRPr="001454EB">
                          <w:rPr>
                            <w:rFonts w:ascii="Arial" w:hAnsi="Arial" w:cs="Arial"/>
                            <w:b/>
                          </w:rPr>
                          <w:t xml:space="preserve">Location: </w:t>
                        </w:r>
                        <w:r>
                          <w:rPr>
                            <w:rFonts w:ascii="Arial" w:hAnsi="Arial" w:cs="Arial"/>
                            <w:b/>
                          </w:rPr>
                          <w:t>US8 NC Shops</w:t>
                        </w:r>
                      </w:p>
                      <w:p w:rsidRPr="001454EB" w:rsidR="00C16350" w:rsidRDefault="00C16350" w14:paraId="17D63CFF" w14:textId="77777777">
                        <w:pPr>
                          <w:rPr>
                            <w:rFonts w:ascii="Arial" w:hAnsi="Arial" w:cs="Arial"/>
                            <w:b/>
                          </w:rPr>
                        </w:pPr>
                        <w:r w:rsidRPr="001454EB">
                          <w:rPr>
                            <w:rFonts w:ascii="Arial" w:hAnsi="Arial" w:cs="Arial"/>
                            <w:b/>
                          </w:rPr>
                          <w:t xml:space="preserve">Machine: </w:t>
                        </w:r>
                        <w:r>
                          <w:rPr>
                            <w:rFonts w:ascii="Arial" w:hAnsi="Arial" w:cs="Arial"/>
                            <w:b/>
                          </w:rPr>
                          <w:t>All NC Machinery</w:t>
                        </w:r>
                      </w:p>
                      <w:p w:rsidRPr="001454EB" w:rsidR="00C16350" w:rsidRDefault="00C16350" w14:paraId="22E16544" w14:textId="77777777">
                        <w:pPr>
                          <w:rPr>
                            <w:rFonts w:ascii="Arial" w:hAnsi="Arial" w:cs="Arial"/>
                            <w:b/>
                          </w:rPr>
                        </w:pPr>
                        <w:r w:rsidRPr="001454EB">
                          <w:rPr>
                            <w:rFonts w:ascii="Arial" w:hAnsi="Arial" w:cs="Arial"/>
                            <w:b/>
                          </w:rPr>
                          <w:t xml:space="preserve">Activity: </w:t>
                        </w:r>
                        <w:r>
                          <w:rPr>
                            <w:rFonts w:ascii="Arial" w:hAnsi="Arial" w:cs="Arial"/>
                            <w:b/>
                          </w:rPr>
                          <w:t>Machine Operations</w:t>
                        </w:r>
                      </w:p>
                    </w:txbxContent>
                  </v:textbox>
                </v:shape>
              </v:group>
            </w:pict>
          </mc:Fallback>
        </mc:AlternateContent>
      </w:r>
      <w:r>
        <w:rPr>
          <w:noProof/>
        </w:rPr>
        <mc:AlternateContent>
          <mc:Choice Requires="wpg">
            <w:drawing>
              <wp:anchor distT="0" distB="0" distL="114300" distR="114300" simplePos="0" relativeHeight="251658243" behindDoc="0" locked="0" layoutInCell="1" allowOverlap="1" wp14:anchorId="7BE029FB" wp14:editId="198762EA">
                <wp:simplePos x="0" y="0"/>
                <wp:positionH relativeFrom="column">
                  <wp:posOffset>4038600</wp:posOffset>
                </wp:positionH>
                <wp:positionV relativeFrom="paragraph">
                  <wp:posOffset>20320</wp:posOffset>
                </wp:positionV>
                <wp:extent cx="2362200" cy="1836420"/>
                <wp:effectExtent l="19050" t="19050" r="0" b="0"/>
                <wp:wrapNone/>
                <wp:docPr id="1247039112" name="Group 1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2200" cy="1836420"/>
                          <a:chOff x="7800" y="1620"/>
                          <a:chExt cx="3720" cy="2892"/>
                        </a:xfrm>
                      </wpg:grpSpPr>
                      <wps:wsp>
                        <wps:cNvPr id="57" name="AutoShape 1946"/>
                        <wps:cNvSpPr>
                          <a:spLocks noChangeArrowheads="1"/>
                        </wps:cNvSpPr>
                        <wps:spPr bwMode="auto">
                          <a:xfrm>
                            <a:off x="7800" y="1620"/>
                            <a:ext cx="3720" cy="2892"/>
                          </a:xfrm>
                          <a:prstGeom prst="flowChartAlternateProcess">
                            <a:avLst/>
                          </a:prstGeom>
                          <a:noFill/>
                          <a:ln w="38100">
                            <a:solidFill>
                              <a:srgbClr val="008000"/>
                            </a:solidFill>
                            <a:miter lim="800000"/>
                            <a:headEnd/>
                            <a:tailEnd/>
                          </a:ln>
                          <a:extLst>
                            <a:ext uri="{909E8E84-426E-40DD-AFC4-6F175D3DCCD1}">
                              <a14:hiddenFill xmlns:a14="http://schemas.microsoft.com/office/drawing/2010/main">
                                <a:solidFill>
                                  <a:srgbClr val="008000">
                                    <a:alpha val="20000"/>
                                  </a:srgbClr>
                                </a:solidFill>
                              </a14:hiddenFill>
                            </a:ext>
                          </a:extLst>
                        </wps:spPr>
                        <wps:bodyPr rot="0" vert="horz" wrap="square" lIns="91440" tIns="45720" rIns="91440" bIns="45720" anchor="t" anchorCtr="0" upright="1">
                          <a:noAutofit/>
                        </wps:bodyPr>
                      </wps:wsp>
                      <wps:wsp>
                        <wps:cNvPr id="5760" name="Text Box 1947"/>
                        <wps:cNvSpPr txBox="1">
                          <a:spLocks noChangeArrowheads="1"/>
                        </wps:cNvSpPr>
                        <wps:spPr bwMode="auto">
                          <a:xfrm>
                            <a:off x="7920" y="1801"/>
                            <a:ext cx="3480" cy="359"/>
                          </a:xfrm>
                          <a:prstGeom prst="rect">
                            <a:avLst/>
                          </a:prstGeom>
                          <a:noFill/>
                          <a:ln w="9525">
                            <a:solidFill>
                              <a:srgbClr val="008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001C717E" w14:textId="77777777">
                              <w:pPr>
                                <w:jc w:val="center"/>
                                <w:rPr>
                                  <w:rFonts w:ascii="Arial" w:hAnsi="Arial" w:cs="Arial"/>
                                  <w:color w:val="008000"/>
                                  <w:sz w:val="22"/>
                                  <w:szCs w:val="22"/>
                                </w:rPr>
                              </w:pPr>
                              <w:r>
                                <w:rPr>
                                  <w:rFonts w:ascii="Arial" w:hAnsi="Arial" w:cs="Arial"/>
                                  <w:color w:val="008000"/>
                                  <w:sz w:val="22"/>
                                  <w:szCs w:val="22"/>
                                </w:rPr>
                                <w:t>ENVIRONMENT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DD6DC22">
              <v:group id="Group 1945" style="position:absolute;margin-left:318pt;margin-top:1.6pt;width:186pt;height:144.6pt;z-index:251658243" coordsize="3720,2892" coordorigin="7800,1620" o:spid="_x0000_s1030" w14:anchorId="7BE029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">
                <v:shape id="AutoShape 1946" style="position:absolute;left:7800;top:1620;width:3720;height:2892;visibility:visible;mso-wrap-style:square;v-text-anchor:top" o:spid="_x0000_s1031" filled="f" fillcolor="green" strokecolor="green" strokeweight="3pt" type="#_x0000_t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">
                  <v:fill opacity="13107f"/>
                </v:shape>
                <v:shape id="Text Box 1947" style="position:absolute;left:7920;top:1801;width:3480;height:359;visibility:visible;mso-wrap-style:square;v-text-anchor:top" o:spid="_x0000_s1032" filled="f" strokecolor="green"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">
                  <v:textbox>
                    <w:txbxContent>
                      <w:p w:rsidR="00C16350" w:rsidRDefault="00C16350" w14:paraId="2233A044" w14:textId="77777777">
                        <w:pPr>
                          <w:jc w:val="center"/>
                          <w:rPr>
                            <w:rFonts w:ascii="Arial" w:hAnsi="Arial" w:cs="Arial"/>
                            <w:color w:val="008000"/>
                            <w:sz w:val="22"/>
                            <w:szCs w:val="22"/>
                          </w:rPr>
                        </w:pPr>
                        <w:r>
                          <w:rPr>
                            <w:rFonts w:ascii="Arial" w:hAnsi="Arial" w:cs="Arial"/>
                            <w:color w:val="008000"/>
                            <w:sz w:val="22"/>
                            <w:szCs w:val="22"/>
                          </w:rPr>
                          <w:t>ENVIRONMENT</w:t>
                        </w:r>
                      </w:p>
                    </w:txbxContent>
                  </v:textbox>
                </v:shape>
              </v:group>
            </w:pict>
          </mc:Fallback>
        </mc:AlternateContent>
      </w:r>
      <w:r>
        <w:rPr>
          <w:noProof/>
        </w:rPr>
        <mc:AlternateContent>
          <mc:Choice Requires="wpg">
            <w:drawing>
              <wp:anchor distT="0" distB="0" distL="114300" distR="114300" simplePos="0" relativeHeight="251658242" behindDoc="0" locked="0" layoutInCell="1" allowOverlap="1" wp14:anchorId="61B76B9B" wp14:editId="1CD284E2">
                <wp:simplePos x="0" y="0"/>
                <wp:positionH relativeFrom="column">
                  <wp:posOffset>2133600</wp:posOffset>
                </wp:positionH>
                <wp:positionV relativeFrom="paragraph">
                  <wp:posOffset>20320</wp:posOffset>
                </wp:positionV>
                <wp:extent cx="1828800" cy="1836420"/>
                <wp:effectExtent l="19050" t="19050" r="0" b="0"/>
                <wp:wrapNone/>
                <wp:docPr id="1687331072" name="Group 1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1836420"/>
                          <a:chOff x="4800" y="1032"/>
                          <a:chExt cx="2880" cy="2880"/>
                        </a:xfrm>
                      </wpg:grpSpPr>
                      <wpg:grpSp>
                        <wpg:cNvPr id="933637404" name="Group 1941"/>
                        <wpg:cNvGrpSpPr>
                          <a:grpSpLocks/>
                        </wpg:cNvGrpSpPr>
                        <wpg:grpSpPr bwMode="auto">
                          <a:xfrm>
                            <a:off x="4800" y="1032"/>
                            <a:ext cx="2880" cy="2880"/>
                            <a:chOff x="4800" y="1860"/>
                            <a:chExt cx="2880" cy="2880"/>
                          </a:xfrm>
                        </wpg:grpSpPr>
                        <wps:wsp>
                          <wps:cNvPr id="489966272" name="AutoShape 1942"/>
                          <wps:cNvSpPr>
                            <a:spLocks noChangeArrowheads="1"/>
                          </wps:cNvSpPr>
                          <wps:spPr bwMode="auto">
                            <a:xfrm>
                              <a:off x="4800" y="1860"/>
                              <a:ext cx="2880" cy="2880"/>
                            </a:xfrm>
                            <a:prstGeom prst="flowChartAlternateProcess">
                              <a:avLst/>
                            </a:prstGeom>
                            <a:noFill/>
                            <a:ln w="38100">
                              <a:solidFill>
                                <a:srgbClr val="800080"/>
                              </a:solidFill>
                              <a:miter lim="800000"/>
                              <a:headEnd/>
                              <a:tailEnd/>
                            </a:ln>
                            <a:extLst>
                              <a:ext uri="{909E8E84-426E-40DD-AFC4-6F175D3DCCD1}">
                                <a14:hiddenFill xmlns:a14="http://schemas.microsoft.com/office/drawing/2010/main">
                                  <a:solidFill>
                                    <a:srgbClr val="800080">
                                      <a:alpha val="20000"/>
                                    </a:srgbClr>
                                  </a:solidFill>
                                </a14:hiddenFill>
                              </a:ext>
                            </a:extLst>
                          </wps:spPr>
                          <wps:bodyPr rot="0" vert="horz" wrap="square" lIns="91440" tIns="45720" rIns="91440" bIns="45720" anchor="t" anchorCtr="0" upright="1">
                            <a:noAutofit/>
                          </wps:bodyPr>
                        </wps:wsp>
                        <wps:wsp>
                          <wps:cNvPr id="1395784106" name="Text Box 1943"/>
                          <wps:cNvSpPr txBox="1">
                            <a:spLocks noChangeArrowheads="1"/>
                          </wps:cNvSpPr>
                          <wps:spPr bwMode="auto">
                            <a:xfrm>
                              <a:off x="4920" y="2040"/>
                              <a:ext cx="2640" cy="360"/>
                            </a:xfrm>
                            <a:prstGeom prst="rect">
                              <a:avLst/>
                            </a:prstGeom>
                            <a:noFill/>
                            <a:ln w="9525">
                              <a:solidFill>
                                <a:srgbClr val="80008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0BF63157" w14:textId="77777777">
                                <w:pPr>
                                  <w:rPr>
                                    <w:rFonts w:ascii="Arial" w:hAnsi="Arial" w:cs="Arial"/>
                                    <w:color w:val="800080"/>
                                    <w:sz w:val="20"/>
                                    <w:szCs w:val="20"/>
                                  </w:rPr>
                                </w:pPr>
                                <w:r>
                                  <w:rPr>
                                    <w:rFonts w:ascii="Arial" w:hAnsi="Arial" w:cs="Arial"/>
                                    <w:color w:val="800080"/>
                                    <w:sz w:val="20"/>
                                    <w:szCs w:val="20"/>
                                  </w:rPr>
                                  <w:t>DOCUMENT Refs</w:t>
                                </w:r>
                              </w:p>
                            </w:txbxContent>
                          </wps:txbx>
                          <wps:bodyPr rot="0" vert="horz" wrap="square" lIns="91440" tIns="45720" rIns="91440" bIns="45720" anchor="t" anchorCtr="0" upright="1">
                            <a:noAutofit/>
                          </wps:bodyPr>
                        </wps:wsp>
                      </wpg:grpSp>
                      <wps:wsp>
                        <wps:cNvPr id="55" name="Text Box 1944"/>
                        <wps:cNvSpPr txBox="1">
                          <a:spLocks noChangeArrowheads="1"/>
                        </wps:cNvSpPr>
                        <wps:spPr bwMode="auto">
                          <a:xfrm>
                            <a:off x="4920" y="1512"/>
                            <a:ext cx="2760" cy="2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EC40D7" w:rsidR="00C16350" w:rsidP="00EC40D7" w:rsidRDefault="00C16350" w14:paraId="7986E998" w14:textId="77777777">
                              <w:pPr>
                                <w:rPr>
                                  <w:szCs w:val="22"/>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D48E681">
              <v:group id="Group 1940" style="position:absolute;margin-left:168pt;margin-top:1.6pt;width:2in;height:144.6pt;z-index:251658242" coordsize="2880,2880" coordorigin="4800,1032" o:spid="_x0000_s1033" w14:anchorId="61B76B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">
                <v:group id="Group 1941" style="position:absolute;left:4800;top:1032;width:2880;height:2880" coordsize="2880,2880" coordorigin="4800,1860"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">
                  <v:shape id="AutoShape 1942" style="position:absolute;left:4800;top:1860;width:2880;height:2880;visibility:visible;mso-wrap-style:square;v-text-anchor:top" o:spid="_x0000_s1035" filled="f" fillcolor="purple" strokecolor="purple" strokeweight="3pt" type="#_x0000_t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">
                    <v:fill opacity="13107f"/>
                  </v:shape>
                  <v:shape id="Text Box 1943" style="position:absolute;left:4920;top:2040;width:2640;height:360;visibility:visible;mso-wrap-style:square;v-text-anchor:top" o:spid="_x0000_s1036" filled="f" strokecolor="purple"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">
                    <v:textbox>
                      <w:txbxContent>
                        <w:p w:rsidR="00C16350" w:rsidRDefault="00C16350" w14:paraId="5247CB27" w14:textId="77777777">
                          <w:pPr>
                            <w:rPr>
                              <w:rFonts w:ascii="Arial" w:hAnsi="Arial" w:cs="Arial"/>
                              <w:color w:val="800080"/>
                              <w:sz w:val="20"/>
                              <w:szCs w:val="20"/>
                            </w:rPr>
                          </w:pPr>
                          <w:r>
                            <w:rPr>
                              <w:rFonts w:ascii="Arial" w:hAnsi="Arial" w:cs="Arial"/>
                              <w:color w:val="800080"/>
                              <w:sz w:val="20"/>
                              <w:szCs w:val="20"/>
                            </w:rPr>
                            <w:t>DOCUMENT Refs</w:t>
                          </w:r>
                        </w:p>
                      </w:txbxContent>
                    </v:textbox>
                  </v:shape>
                </v:group>
                <v:shape id="Text Box 1944" style="position:absolute;left:4920;top:1512;width:2760;height:2340;visibility:visible;mso-wrap-style:square;v-text-anchor:top" o:spid="_x0000_s103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v:textbox>
                    <w:txbxContent>
                      <w:p w:rsidRPr="00EC40D7" w:rsidR="00C16350" w:rsidP="00EC40D7" w:rsidRDefault="00C16350" w14:paraId="02EB378F" w14:textId="77777777">
                        <w:pPr>
                          <w:rPr>
                            <w:szCs w:val="22"/>
                          </w:rPr>
                        </w:pPr>
                      </w:p>
                    </w:txbxContent>
                  </v:textbox>
                </v:shape>
              </v:group>
            </w:pict>
          </mc:Fallback>
        </mc:AlternateContent>
      </w:r>
      <w:r>
        <w:rPr>
          <w:noProof/>
        </w:rPr>
        <mc:AlternateContent>
          <mc:Choice Requires="wps">
            <w:drawing>
              <wp:anchor distT="0" distB="0" distL="114300" distR="114300" simplePos="0" relativeHeight="251658252" behindDoc="0" locked="0" layoutInCell="1" allowOverlap="1" wp14:anchorId="54A80907" wp14:editId="67A6E161">
                <wp:simplePos x="0" y="0"/>
                <wp:positionH relativeFrom="column">
                  <wp:posOffset>4112260</wp:posOffset>
                </wp:positionH>
                <wp:positionV relativeFrom="paragraph">
                  <wp:posOffset>277495</wp:posOffset>
                </wp:positionV>
                <wp:extent cx="2141220" cy="1147445"/>
                <wp:effectExtent l="0" t="0" r="0" b="0"/>
                <wp:wrapNone/>
                <wp:docPr id="1711637559" name="Text Box 19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220" cy="1147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16350" w:rsidRDefault="00C16350" w14:paraId="1FDADC8A" w14:textId="77777777">
                            <w:pPr>
                              <w:jc w:val="both"/>
                            </w:pPr>
                          </w:p>
                          <w:p w:rsidR="00C16350" w:rsidRDefault="00C16350" w14:paraId="2A4B5C39" w14:textId="77777777">
                            <w:pPr>
                              <w:jc w:val="both"/>
                            </w:pPr>
                          </w:p>
                          <w:p w:rsidRPr="00D7114F" w:rsidR="00C16350" w:rsidRDefault="00C16350" w14:paraId="281DB221" w14:textId="77777777">
                            <w:pPr>
                              <w:jc w:val="both"/>
                              <w:rPr>
                                <w:b/>
                              </w:rPr>
                            </w:pPr>
                            <w:r w:rsidRPr="00D7114F">
                              <w:rPr>
                                <w:b/>
                              </w:rPr>
                              <w:t>All scrap materials are recycled when possible!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8F7307C">
              <v:shape id="Text Box 1971" style="position:absolute;margin-left:323.8pt;margin-top:21.85pt;width:168.6pt;height:90.3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" w14:anchorId="54A80907">
                <v:textbox>
                  <w:txbxContent>
                    <w:p w:rsidR="00C16350" w:rsidRDefault="00C16350" w14:paraId="6A05A809" w14:textId="77777777">
                      <w:pPr>
                        <w:jc w:val="both"/>
                      </w:pPr>
                    </w:p>
                    <w:p w:rsidR="00C16350" w:rsidRDefault="00C16350" w14:paraId="5A39BBE3" w14:textId="77777777">
                      <w:pPr>
                        <w:jc w:val="both"/>
                      </w:pPr>
                    </w:p>
                    <w:p w:rsidRPr="00D7114F" w:rsidR="00C16350" w:rsidRDefault="00C16350" w14:paraId="66285AD6" w14:textId="77777777">
                      <w:pPr>
                        <w:jc w:val="both"/>
                        <w:rPr>
                          <w:b/>
                        </w:rPr>
                      </w:pPr>
                      <w:r w:rsidRPr="00D7114F">
                        <w:rPr>
                          <w:b/>
                        </w:rPr>
                        <w:t>All scrap materials are recycled when possible!</w:t>
                      </w:r>
                    </w:p>
                  </w:txbxContent>
                </v:textbox>
              </v:shape>
            </w:pict>
          </mc:Fallback>
        </mc:AlternateContent>
      </w:r>
    </w:p>
    <w:p w:rsidR="00D973C0" w:rsidRDefault="00921805" w14:paraId="6138E477" w14:textId="4980CD86">
      <w:pPr>
        <w:rPr>
          <w:rFonts w:ascii="Arial" w:hAnsi="Arial" w:cs="Arial"/>
        </w:rPr>
        <w:sectPr w:rsidR="00D973C0" w:rsidSect="007B690A">
          <w:headerReference w:type="default" r:id="rId44"/>
          <w:footerReference w:type="default" r:id="rId45"/>
          <w:pgSz w:w="11906" w:h="16838" w:orient="portrait" w:code="9"/>
          <w:pgMar w:top="850" w:right="1440" w:bottom="1008" w:left="1440" w:header="706" w:footer="576" w:gutter="0"/>
          <w:cols w:space="708"/>
          <w:docGrid w:linePitch="360"/>
        </w:sectPr>
      </w:pPr>
      <w:r>
        <w:rPr>
          <w:noProof/>
        </w:rPr>
        <mc:AlternateContent>
          <mc:Choice Requires="wps">
            <w:drawing>
              <wp:anchor distT="0" distB="0" distL="114300" distR="114300" simplePos="0" relativeHeight="251658253" behindDoc="0" locked="0" layoutInCell="1" allowOverlap="1" wp14:anchorId="4D6F24B6" wp14:editId="12B87583">
                <wp:simplePos x="0" y="0"/>
                <wp:positionH relativeFrom="column">
                  <wp:posOffset>2286000</wp:posOffset>
                </wp:positionH>
                <wp:positionV relativeFrom="paragraph">
                  <wp:posOffset>187960</wp:posOffset>
                </wp:positionV>
                <wp:extent cx="1447800" cy="1485900"/>
                <wp:effectExtent l="0" t="0" r="0" b="0"/>
                <wp:wrapNone/>
                <wp:docPr id="409560618" name="Text Box 5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1485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Pr="00804619" w:rsidR="00C16350" w:rsidRDefault="00C16350" w14:paraId="48FCB730" w14:textId="77777777">
                            <w:pPr>
                              <w:rPr>
                                <w:color w:val="008000"/>
                              </w:rPr>
                            </w:pPr>
                            <w:r w:rsidRPr="00804619">
                              <w:rPr>
                                <w:color w:val="008000"/>
                              </w:rPr>
                              <w:t xml:space="preserve">See page </w:t>
                            </w:r>
                            <w:r>
                              <w:rPr>
                                <w:color w:val="008000"/>
                              </w:rPr>
                              <w:t xml:space="preserve">36 </w:t>
                            </w:r>
                            <w:r w:rsidRPr="00804619">
                              <w:rPr>
                                <w:color w:val="008000"/>
                              </w:rPr>
                              <w:t>of this document for location of all Training, LOTOTO and MSDS documentation!</w:t>
                            </w:r>
                          </w:p>
                          <w:p w:rsidR="00C16350" w:rsidRDefault="00C16350" w14:paraId="220C7C03" w14:textId="77777777"/>
                          <w:p w:rsidR="00C16350" w:rsidRDefault="00C16350" w14:paraId="53FE552E"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47AE48D">
              <v:shape id="Text Box 5788" style="position:absolute;margin-left:180pt;margin-top:14.8pt;width:114pt;height:117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" w14:anchorId="4D6F24B6">
                <v:textbox>
                  <w:txbxContent>
                    <w:p w:rsidRPr="00804619" w:rsidR="00C16350" w:rsidRDefault="00C16350" w14:paraId="6B967B1C" w14:textId="77777777">
                      <w:pPr>
                        <w:rPr>
                          <w:color w:val="008000"/>
                        </w:rPr>
                      </w:pPr>
                      <w:r w:rsidRPr="00804619">
                        <w:rPr>
                          <w:color w:val="008000"/>
                        </w:rPr>
                        <w:t xml:space="preserve">See page </w:t>
                      </w:r>
                      <w:r>
                        <w:rPr>
                          <w:color w:val="008000"/>
                        </w:rPr>
                        <w:t xml:space="preserve">36 </w:t>
                      </w:r>
                      <w:r w:rsidRPr="00804619">
                        <w:rPr>
                          <w:color w:val="008000"/>
                        </w:rPr>
                        <w:t>of this document for location of all Training, LOTOTO and MSDS documentation!</w:t>
                      </w:r>
                    </w:p>
                    <w:p w:rsidR="00C16350" w:rsidRDefault="00C16350" w14:paraId="41C8F396" w14:textId="77777777"/>
                    <w:p w:rsidR="00C16350" w:rsidRDefault="00C16350" w14:paraId="72A3D3EC" w14:textId="77777777"/>
                  </w:txbxContent>
                </v:textbox>
              </v:shape>
            </w:pict>
          </mc:Fallback>
        </mc:AlternateContent>
      </w:r>
      <w:r>
        <w:rPr>
          <w:noProof/>
        </w:rPr>
        <mc:AlternateContent>
          <mc:Choice Requires="wps">
            <w:drawing>
              <wp:anchor distT="0" distB="0" distL="114300" distR="114300" simplePos="0" relativeHeight="251658248" behindDoc="0" locked="0" layoutInCell="1" allowOverlap="1" wp14:anchorId="3BE04BC9" wp14:editId="0C634A26">
                <wp:simplePos x="0" y="0"/>
                <wp:positionH relativeFrom="column">
                  <wp:posOffset>2882265</wp:posOffset>
                </wp:positionH>
                <wp:positionV relativeFrom="paragraph">
                  <wp:posOffset>2145665</wp:posOffset>
                </wp:positionV>
                <wp:extent cx="1348105" cy="883285"/>
                <wp:effectExtent l="0" t="0" r="0" b="0"/>
                <wp:wrapNone/>
                <wp:docPr id="1051802393" name="Text Box 1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105" cy="883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EC40D7" w:rsidR="00C16350" w:rsidRDefault="00C16350" w14:paraId="06016736" w14:textId="77777777">
                            <w:pPr>
                              <w:rPr>
                                <w:b/>
                              </w:rPr>
                            </w:pPr>
                            <w:r w:rsidRPr="00EC40D7">
                              <w:rPr>
                                <w:b/>
                              </w:rPr>
                              <w:t xml:space="preserve">No </w:t>
                            </w:r>
                            <w:proofErr w:type="gramStart"/>
                            <w:r w:rsidRPr="00EC40D7">
                              <w:rPr>
                                <w:b/>
                              </w:rPr>
                              <w:t>particular Medical</w:t>
                            </w:r>
                            <w:proofErr w:type="gramEnd"/>
                            <w:r w:rsidRPr="00EC40D7">
                              <w:rPr>
                                <w:b/>
                              </w:rPr>
                              <w:t xml:space="preserve"> Supervision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610B92D">
              <v:shape id="Text Box 1957" style="position:absolute;margin-left:226.95pt;margin-top:168.95pt;width:106.15pt;height:69.5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" w14:anchorId="3BE04BC9">
                <v:textbox>
                  <w:txbxContent>
                    <w:p w:rsidRPr="00EC40D7" w:rsidR="00C16350" w:rsidRDefault="00C16350" w14:paraId="16E1BA4E" w14:textId="77777777">
                      <w:pPr>
                        <w:rPr>
                          <w:b/>
                        </w:rPr>
                      </w:pPr>
                      <w:r w:rsidRPr="00EC40D7">
                        <w:rPr>
                          <w:b/>
                        </w:rPr>
                        <w:t xml:space="preserve">No </w:t>
                      </w:r>
                      <w:proofErr w:type="gramStart"/>
                      <w:r w:rsidRPr="00EC40D7">
                        <w:rPr>
                          <w:b/>
                        </w:rPr>
                        <w:t>particular Medical</w:t>
                      </w:r>
                      <w:proofErr w:type="gramEnd"/>
                      <w:r w:rsidRPr="00EC40D7">
                        <w:rPr>
                          <w:b/>
                        </w:rPr>
                        <w:t xml:space="preserve"> Supervision</w:t>
                      </w:r>
                    </w:p>
                  </w:txbxContent>
                </v:textbox>
              </v:shape>
            </w:pict>
          </mc:Fallback>
        </mc:AlternateContent>
      </w:r>
      <w:r>
        <w:rPr>
          <w:noProof/>
        </w:rPr>
        <w:drawing>
          <wp:anchor distT="0" distB="0" distL="114300" distR="114300" simplePos="0" relativeHeight="251658247" behindDoc="0" locked="0" layoutInCell="1" allowOverlap="1" wp14:anchorId="26C8268D" wp14:editId="1601C55C">
            <wp:simplePos x="0" y="0"/>
            <wp:positionH relativeFrom="column">
              <wp:posOffset>2283460</wp:posOffset>
            </wp:positionH>
            <wp:positionV relativeFrom="paragraph">
              <wp:posOffset>2255520</wp:posOffset>
            </wp:positionV>
            <wp:extent cx="477520" cy="837565"/>
            <wp:effectExtent l="0" t="0" r="0" b="0"/>
            <wp:wrapNone/>
            <wp:docPr id="2062" name="Picture 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7520" cy="83756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6" distR="114296" simplePos="0" relativeHeight="251658246" behindDoc="0" locked="0" layoutInCell="1" allowOverlap="1" wp14:anchorId="677BC277" wp14:editId="0FF438FA">
                <wp:simplePos x="0" y="0"/>
                <wp:positionH relativeFrom="column">
                  <wp:posOffset>4155439</wp:posOffset>
                </wp:positionH>
                <wp:positionV relativeFrom="paragraph">
                  <wp:posOffset>2127885</wp:posOffset>
                </wp:positionV>
                <wp:extent cx="0" cy="1146175"/>
                <wp:effectExtent l="19050" t="0" r="0" b="15875"/>
                <wp:wrapNone/>
                <wp:docPr id="1442295268" name="Line 1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6175"/>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C4DBD6">
              <v:line id="Line 1955" style="position:absolute;z-index:9;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o:spid="_x0000_s1026" strokecolor="red" strokeweight="3pt" from="327.2pt,167.55pt" to="327.2pt,257.8pt" w14:anchorId="741FB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"/>
            </w:pict>
          </mc:Fallback>
        </mc:AlternateContent>
      </w:r>
      <w:r>
        <w:rPr>
          <w:noProof/>
        </w:rPr>
        <mc:AlternateContent>
          <mc:Choice Requires="wps">
            <w:drawing>
              <wp:anchor distT="0" distB="0" distL="114300" distR="114300" simplePos="0" relativeHeight="251658245" behindDoc="0" locked="0" layoutInCell="1" allowOverlap="1" wp14:anchorId="11E047DE" wp14:editId="7F0B0E39">
                <wp:simplePos x="0" y="0"/>
                <wp:positionH relativeFrom="column">
                  <wp:posOffset>2133600</wp:posOffset>
                </wp:positionH>
                <wp:positionV relativeFrom="paragraph">
                  <wp:posOffset>1740535</wp:posOffset>
                </wp:positionV>
                <wp:extent cx="4268470" cy="1533525"/>
                <wp:effectExtent l="19050" t="19050" r="0" b="9525"/>
                <wp:wrapNone/>
                <wp:docPr id="568315128" name="AutoShape 19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8470" cy="1533525"/>
                        </a:xfrm>
                        <a:prstGeom prst="flowChartAlternateProcess">
                          <a:avLst/>
                        </a:prstGeom>
                        <a:noFill/>
                        <a:ln w="38100">
                          <a:solidFill>
                            <a:srgbClr val="FF0000"/>
                          </a:solidFill>
                          <a:miter lim="800000"/>
                          <a:headEnd/>
                          <a:tailEnd/>
                        </a:ln>
                        <a:extLst>
                          <a:ext uri="{909E8E84-426E-40DD-AFC4-6F175D3DCCD1}">
                            <a14:hiddenFill xmlns:a14="http://schemas.microsoft.com/office/drawing/2010/main">
                              <a:solidFill>
                                <a:srgbClr val="FF0000">
                                  <a:alpha val="2000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4D40F4">
              <v:shape id="AutoShape 1954" style="position:absolute;margin-left:168pt;margin-top:137.05pt;width:336.1pt;height:120.75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fillcolor="red" strokecolor="red" strokeweight="3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" w14:anchorId="36FC5DD1">
                <v:fill opacity="13107f"/>
              </v:shape>
            </w:pict>
          </mc:Fallback>
        </mc:AlternateContent>
      </w:r>
      <w:r>
        <w:rPr>
          <w:noProof/>
        </w:rPr>
        <mc:AlternateContent>
          <mc:Choice Requires="wps">
            <w:drawing>
              <wp:anchor distT="0" distB="0" distL="114300" distR="114300" simplePos="0" relativeHeight="251658249" behindDoc="0" locked="0" layoutInCell="1" allowOverlap="1" wp14:anchorId="6431D40E" wp14:editId="0FF9D49B">
                <wp:simplePos x="0" y="0"/>
                <wp:positionH relativeFrom="column">
                  <wp:posOffset>2209800</wp:posOffset>
                </wp:positionH>
                <wp:positionV relativeFrom="paragraph">
                  <wp:posOffset>1861185</wp:posOffset>
                </wp:positionV>
                <wp:extent cx="4114800" cy="227965"/>
                <wp:effectExtent l="0" t="0" r="0" b="635"/>
                <wp:wrapNone/>
                <wp:docPr id="1903650069" name="Text Box 1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27965"/>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22189A8E" w14:textId="77777777">
                            <w:pPr>
                              <w:jc w:val="center"/>
                              <w:rPr>
                                <w:rFonts w:ascii="Arial" w:hAnsi="Arial" w:cs="Arial"/>
                                <w:color w:val="FF0000"/>
                              </w:rPr>
                            </w:pPr>
                            <w:r>
                              <w:rPr>
                                <w:rFonts w:ascii="Arial" w:hAnsi="Arial" w:cs="Arial"/>
                                <w:noProof/>
                                <w:color w:val="FF0000"/>
                                <w:sz w:val="22"/>
                                <w:szCs w:val="22"/>
                              </w:rPr>
                              <w:t>PARTICULAR MEDICAL SUPERVISION -  EMERGENCIES</w:t>
                            </w:r>
                          </w:p>
                          <w:p w:rsidR="00C16350" w:rsidRDefault="00C16350" w14:paraId="24EE0018" w14:textId="77777777">
                            <w:pPr>
                              <w:rPr>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32433B1">
              <v:shape id="Text Box 1964" style="position:absolute;margin-left:174pt;margin-top:146.55pt;width:324pt;height:17.9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1" filled="f" strokecolor="red"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" w14:anchorId="6431D40E">
                <v:textbox>
                  <w:txbxContent>
                    <w:p w:rsidR="00C16350" w:rsidRDefault="00C16350" w14:paraId="4E41B9EE" w14:textId="77777777">
                      <w:pPr>
                        <w:jc w:val="center"/>
                        <w:rPr>
                          <w:rFonts w:ascii="Arial" w:hAnsi="Arial" w:cs="Arial"/>
                          <w:color w:val="FF0000"/>
                        </w:rPr>
                      </w:pPr>
                      <w:r>
                        <w:rPr>
                          <w:rFonts w:ascii="Arial" w:hAnsi="Arial" w:cs="Arial"/>
                          <w:noProof/>
                          <w:color w:val="FF0000"/>
                          <w:sz w:val="22"/>
                          <w:szCs w:val="22"/>
                        </w:rPr>
                        <w:t>PARTICULAR MEDICAL SUPERVISION -  EMERGENCIES</w:t>
                      </w:r>
                    </w:p>
                    <w:p w:rsidR="00C16350" w:rsidRDefault="00C16350" w14:paraId="0D0B940D" w14:textId="77777777">
                      <w:pPr>
                        <w:rPr>
                          <w:szCs w:val="22"/>
                        </w:rPr>
                      </w:pPr>
                    </w:p>
                  </w:txbxContent>
                </v:textbox>
              </v:shape>
            </w:pict>
          </mc:Fallback>
        </mc:AlternateContent>
      </w:r>
      <w:r>
        <w:rPr>
          <w:noProof/>
        </w:rPr>
        <mc:AlternateContent>
          <mc:Choice Requires="wpg">
            <w:drawing>
              <wp:anchor distT="0" distB="0" distL="114300" distR="114300" simplePos="0" relativeHeight="251658241" behindDoc="0" locked="0" layoutInCell="1" allowOverlap="1" wp14:anchorId="66A11711" wp14:editId="613FC592">
                <wp:simplePos x="0" y="0"/>
                <wp:positionH relativeFrom="column">
                  <wp:posOffset>-685800</wp:posOffset>
                </wp:positionH>
                <wp:positionV relativeFrom="paragraph">
                  <wp:posOffset>3388360</wp:posOffset>
                </wp:positionV>
                <wp:extent cx="2743200" cy="5598160"/>
                <wp:effectExtent l="19050" t="19050" r="0" b="0"/>
                <wp:wrapNone/>
                <wp:docPr id="352607011" name="Group 1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5598160"/>
                          <a:chOff x="360" y="6772"/>
                          <a:chExt cx="4320" cy="8780"/>
                        </a:xfrm>
                      </wpg:grpSpPr>
                      <wpg:grpSp>
                        <wpg:cNvPr id="1254396405" name="Group 1936"/>
                        <wpg:cNvGrpSpPr>
                          <a:grpSpLocks/>
                        </wpg:cNvGrpSpPr>
                        <wpg:grpSpPr bwMode="auto">
                          <a:xfrm>
                            <a:off x="360" y="6772"/>
                            <a:ext cx="4320" cy="8696"/>
                            <a:chOff x="360" y="7600"/>
                            <a:chExt cx="4320" cy="8960"/>
                          </a:xfrm>
                        </wpg:grpSpPr>
                        <wps:wsp>
                          <wps:cNvPr id="1517820958" name="Rectangle 1937"/>
                          <wps:cNvSpPr>
                            <a:spLocks noChangeArrowheads="1"/>
                          </wps:cNvSpPr>
                          <wps:spPr bwMode="auto">
                            <a:xfrm>
                              <a:off x="360" y="7600"/>
                              <a:ext cx="4320" cy="8960"/>
                            </a:xfrm>
                            <a:prstGeom prst="rect">
                              <a:avLst/>
                            </a:prstGeom>
                            <a:noFill/>
                            <a:ln w="38100">
                              <a:solidFill>
                                <a:srgbClr val="FF9900"/>
                              </a:solidFill>
                              <a:miter lim="800000"/>
                              <a:headEnd/>
                              <a:tailEnd/>
                            </a:ln>
                            <a:extLst>
                              <a:ext uri="{909E8E84-426E-40DD-AFC4-6F175D3DCCD1}">
                                <a14:hiddenFill xmlns:a14="http://schemas.microsoft.com/office/drawing/2010/main">
                                  <a:solidFill>
                                    <a:srgbClr val="FF9900">
                                      <a:alpha val="20000"/>
                                    </a:srgbClr>
                                  </a:solidFill>
                                </a14:hiddenFill>
                              </a:ext>
                            </a:extLst>
                          </wps:spPr>
                          <wps:bodyPr rot="0" vert="horz" wrap="square" lIns="91440" tIns="45720" rIns="91440" bIns="45720" anchor="t" anchorCtr="0" upright="1">
                            <a:noAutofit/>
                          </wps:bodyPr>
                        </wps:wsp>
                        <wps:wsp>
                          <wps:cNvPr id="1014988616" name="Rectangle 1938"/>
                          <wps:cNvSpPr>
                            <a:spLocks noChangeArrowheads="1"/>
                          </wps:cNvSpPr>
                          <wps:spPr bwMode="auto">
                            <a:xfrm>
                              <a:off x="600" y="7780"/>
                              <a:ext cx="3840" cy="472"/>
                            </a:xfrm>
                            <a:prstGeom prst="rect">
                              <a:avLst/>
                            </a:prstGeom>
                            <a:noFill/>
                            <a:ln w="9525">
                              <a:solidFill>
                                <a:srgbClr val="FF99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15758EAB" w14:textId="77777777">
                                <w:pPr>
                                  <w:jc w:val="center"/>
                                  <w:rPr>
                                    <w:rFonts w:ascii="Arial" w:hAnsi="Arial" w:cs="Arial"/>
                                    <w:b/>
                                    <w:sz w:val="26"/>
                                    <w:szCs w:val="26"/>
                                  </w:rPr>
                                </w:pPr>
                                <w:r>
                                  <w:rPr>
                                    <w:rFonts w:ascii="Arial" w:hAnsi="Arial" w:cs="Arial"/>
                                    <w:b/>
                                    <w:sz w:val="26"/>
                                    <w:szCs w:val="26"/>
                                  </w:rPr>
                                  <w:t>HAZARDS</w:t>
                                </w:r>
                              </w:p>
                            </w:txbxContent>
                          </wps:txbx>
                          <wps:bodyPr rot="0" vert="horz" wrap="square" lIns="91440" tIns="45720" rIns="91440" bIns="45720" anchor="t" anchorCtr="0" upright="1">
                            <a:noAutofit/>
                          </wps:bodyPr>
                        </wps:wsp>
                      </wpg:grpSp>
                      <wps:wsp>
                        <wps:cNvPr id="678904161" name="Text Box 1939"/>
                        <wps:cNvSpPr txBox="1">
                          <a:spLocks noChangeArrowheads="1"/>
                        </wps:cNvSpPr>
                        <wps:spPr bwMode="auto">
                          <a:xfrm>
                            <a:off x="480" y="7632"/>
                            <a:ext cx="4200" cy="7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3"/>
                                <w:gridCol w:w="2114"/>
                              </w:tblGrid>
                              <w:tr w:rsidR="00C16350" w:rsidTr="002E3C0D" w14:paraId="1F92D60B" w14:textId="77777777">
                                <w:trPr>
                                  <w:trHeight w:val="2330"/>
                                </w:trPr>
                                <w:tc>
                                  <w:tcPr>
                                    <w:tcW w:w="1908" w:type="dxa"/>
                                    <w:vAlign w:val="center"/>
                                  </w:tcPr>
                                  <w:p w:rsidR="00C16350" w:rsidRDefault="00921805" w14:paraId="3E89F87C" w14:textId="49571FCB">
                                    <w:pPr>
                                      <w:ind w:right="-108" w:hanging="120"/>
                                      <w:jc w:val="center"/>
                                    </w:pPr>
                                    <w:r>
                                      <w:rPr>
                                        <w:noProof/>
                                        <w:lang w:eastAsia="en-US"/>
                                      </w:rPr>
                                      <w:drawing>
                                        <wp:inline distT="0" distB="0" distL="0" distR="0" wp14:anchorId="32BDE560" wp14:editId="652EA404">
                                          <wp:extent cx="619125" cy="571500"/>
                                          <wp:effectExtent l="0" t="0" r="0" b="0"/>
                                          <wp:docPr id="58" name="Picture 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9125" cy="571500"/>
                                                  </a:xfrm>
                                                  <a:prstGeom prst="rect">
                                                    <a:avLst/>
                                                  </a:prstGeom>
                                                  <a:noFill/>
                                                  <a:ln>
                                                    <a:noFill/>
                                                  </a:ln>
                                                </pic:spPr>
                                              </pic:pic>
                                            </a:graphicData>
                                          </a:graphic>
                                        </wp:inline>
                                      </w:drawing>
                                    </w:r>
                                  </w:p>
                                </w:tc>
                                <w:tc>
                                  <w:tcPr>
                                    <w:tcW w:w="2160" w:type="dxa"/>
                                    <w:vAlign w:val="center"/>
                                  </w:tcPr>
                                  <w:p w:rsidRPr="00101038" w:rsidR="00C16350" w:rsidRDefault="00921805" w14:paraId="4E0E8F0D" w14:textId="719555C2">
                                    <w:pPr>
                                      <w:rPr>
                                        <w:rFonts w:ascii="Arial" w:hAnsi="Arial" w:cs="Arial"/>
                                        <w:b/>
                                      </w:rPr>
                                    </w:pPr>
                                    <w:r>
                                      <w:rPr>
                                        <w:rFonts w:ascii="Arial" w:hAnsi="Arial" w:cs="Arial"/>
                                        <w:b/>
                                        <w:noProof/>
                                        <w:lang w:eastAsia="en-US"/>
                                      </w:rPr>
                                      <w:drawing>
                                        <wp:inline distT="0" distB="0" distL="0" distR="0" wp14:anchorId="3A15603A" wp14:editId="71A8BE31">
                                          <wp:extent cx="1095375" cy="1095375"/>
                                          <wp:effectExtent l="0" t="0" r="0" b="0"/>
                                          <wp:docPr id="60" name="Picture 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tc>
                              </w:tr>
                              <w:tr w:rsidR="00C16350" w14:paraId="1AD1763F" w14:textId="77777777">
                                <w:trPr>
                                  <w:trHeight w:val="1545"/>
                                </w:trPr>
                                <w:tc>
                                  <w:tcPr>
                                    <w:tcW w:w="1908" w:type="dxa"/>
                                    <w:vAlign w:val="center"/>
                                  </w:tcPr>
                                  <w:p w:rsidR="00C16350" w:rsidRDefault="00921805" w14:paraId="5F2A222F" w14:textId="2ECC67C7">
                                    <w:pPr>
                                      <w:ind w:right="-108" w:hanging="120"/>
                                      <w:jc w:val="center"/>
                                    </w:pPr>
                                    <w:r>
                                      <w:rPr>
                                        <w:noProof/>
                                        <w:lang w:eastAsia="en-US"/>
                                      </w:rPr>
                                      <w:drawing>
                                        <wp:inline distT="0" distB="0" distL="0" distR="0" wp14:anchorId="61196E6E" wp14:editId="79AAF6D6">
                                          <wp:extent cx="600075" cy="581025"/>
                                          <wp:effectExtent l="0" t="0" r="0" b="0"/>
                                          <wp:docPr id="62" name="Picture 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0075" cy="581025"/>
                                                  </a:xfrm>
                                                  <a:prstGeom prst="rect">
                                                    <a:avLst/>
                                                  </a:prstGeom>
                                                  <a:noFill/>
                                                  <a:ln>
                                                    <a:noFill/>
                                                  </a:ln>
                                                </pic:spPr>
                                              </pic:pic>
                                            </a:graphicData>
                                          </a:graphic>
                                        </wp:inline>
                                      </w:drawing>
                                    </w:r>
                                  </w:p>
                                </w:tc>
                                <w:tc>
                                  <w:tcPr>
                                    <w:tcW w:w="2160" w:type="dxa"/>
                                    <w:vAlign w:val="center"/>
                                  </w:tcPr>
                                  <w:p w:rsidRPr="00101038" w:rsidR="00C16350" w:rsidP="002E3C0D" w:rsidRDefault="00921805" w14:paraId="6E6E5C22" w14:textId="5B7FCF2C">
                                    <w:pPr>
                                      <w:jc w:val="center"/>
                                      <w:rPr>
                                        <w:rFonts w:ascii="Arial" w:hAnsi="Arial" w:cs="Arial"/>
                                        <w:b/>
                                      </w:rPr>
                                    </w:pPr>
                                    <w:r>
                                      <w:rPr>
                                        <w:rFonts w:ascii="Arial" w:hAnsi="Arial" w:cs="Arial"/>
                                        <w:b/>
                                        <w:noProof/>
                                        <w:lang w:eastAsia="en-US"/>
                                      </w:rPr>
                                      <w:drawing>
                                        <wp:inline distT="0" distB="0" distL="0" distR="0" wp14:anchorId="27AE583D" wp14:editId="5829ED42">
                                          <wp:extent cx="619125" cy="533400"/>
                                          <wp:effectExtent l="0" t="0" r="0" b="0"/>
                                          <wp:docPr id="64" name="Picture 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9125" cy="533400"/>
                                                  </a:xfrm>
                                                  <a:prstGeom prst="rect">
                                                    <a:avLst/>
                                                  </a:prstGeom>
                                                  <a:noFill/>
                                                  <a:ln>
                                                    <a:noFill/>
                                                  </a:ln>
                                                </pic:spPr>
                                              </pic:pic>
                                            </a:graphicData>
                                          </a:graphic>
                                        </wp:inline>
                                      </w:drawing>
                                    </w:r>
                                  </w:p>
                                </w:tc>
                              </w:tr>
                              <w:tr w:rsidR="00C16350" w14:paraId="7EEDEBCB" w14:textId="77777777">
                                <w:trPr>
                                  <w:trHeight w:val="1545"/>
                                </w:trPr>
                                <w:tc>
                                  <w:tcPr>
                                    <w:tcW w:w="1908" w:type="dxa"/>
                                    <w:vAlign w:val="center"/>
                                  </w:tcPr>
                                  <w:p w:rsidR="00C16350" w:rsidRDefault="00921805" w14:paraId="70B205F5" w14:textId="5F65A208">
                                    <w:pPr>
                                      <w:ind w:right="-108" w:hanging="120"/>
                                      <w:jc w:val="center"/>
                                    </w:pPr>
                                    <w:r>
                                      <w:rPr>
                                        <w:noProof/>
                                        <w:lang w:eastAsia="en-US"/>
                                      </w:rPr>
                                      <w:drawing>
                                        <wp:inline distT="0" distB="0" distL="0" distR="0" wp14:anchorId="667BF3AD" wp14:editId="120B87CE">
                                          <wp:extent cx="828675" cy="857250"/>
                                          <wp:effectExtent l="0" t="0" r="0" b="0"/>
                                          <wp:docPr id="66" name="Picture 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28675" cy="857250"/>
                                                  </a:xfrm>
                                                  <a:prstGeom prst="rect">
                                                    <a:avLst/>
                                                  </a:prstGeom>
                                                  <a:noFill/>
                                                  <a:ln>
                                                    <a:noFill/>
                                                  </a:ln>
                                                </pic:spPr>
                                              </pic:pic>
                                            </a:graphicData>
                                          </a:graphic>
                                        </wp:inline>
                                      </w:drawing>
                                    </w:r>
                                  </w:p>
                                </w:tc>
                                <w:tc>
                                  <w:tcPr>
                                    <w:tcW w:w="2160" w:type="dxa"/>
                                    <w:vAlign w:val="center"/>
                                  </w:tcPr>
                                  <w:p w:rsidRPr="00101038" w:rsidR="00C16350" w:rsidP="002E3C0D" w:rsidRDefault="00921805" w14:paraId="789B753F" w14:textId="2100A26C">
                                    <w:pPr>
                                      <w:jc w:val="center"/>
                                      <w:rPr>
                                        <w:rFonts w:ascii="Arial" w:hAnsi="Arial" w:cs="Arial"/>
                                        <w:b/>
                                      </w:rPr>
                                    </w:pPr>
                                    <w:r>
                                      <w:rPr>
                                        <w:rFonts w:ascii="Arial" w:hAnsi="Arial" w:cs="Arial"/>
                                        <w:b/>
                                        <w:noProof/>
                                        <w:lang w:eastAsia="en-US"/>
                                      </w:rPr>
                                      <w:drawing>
                                        <wp:inline distT="0" distB="0" distL="0" distR="0" wp14:anchorId="3C4013AE" wp14:editId="698EA945">
                                          <wp:extent cx="704850" cy="619125"/>
                                          <wp:effectExtent l="0" t="0" r="0" b="0"/>
                                          <wp:docPr id="68" name="Picture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04850" cy="619125"/>
                                                  </a:xfrm>
                                                  <a:prstGeom prst="rect">
                                                    <a:avLst/>
                                                  </a:prstGeom>
                                                  <a:noFill/>
                                                  <a:ln>
                                                    <a:noFill/>
                                                  </a:ln>
                                                </pic:spPr>
                                              </pic:pic>
                                            </a:graphicData>
                                          </a:graphic>
                                        </wp:inline>
                                      </w:drawing>
                                    </w:r>
                                  </w:p>
                                </w:tc>
                              </w:tr>
                              <w:tr w:rsidR="00C16350" w14:paraId="2C28E6C8" w14:textId="77777777">
                                <w:trPr>
                                  <w:trHeight w:val="1545"/>
                                </w:trPr>
                                <w:tc>
                                  <w:tcPr>
                                    <w:tcW w:w="1908" w:type="dxa"/>
                                    <w:vAlign w:val="center"/>
                                  </w:tcPr>
                                  <w:p w:rsidR="00C16350" w:rsidRDefault="00921805" w14:paraId="087BB8F8" w14:textId="4D3BCFC3">
                                    <w:pPr>
                                      <w:ind w:right="-108" w:hanging="120"/>
                                      <w:jc w:val="center"/>
                                    </w:pPr>
                                    <w:r>
                                      <w:rPr>
                                        <w:noProof/>
                                        <w:lang w:eastAsia="en-US"/>
                                      </w:rPr>
                                      <w:drawing>
                                        <wp:inline distT="0" distB="0" distL="0" distR="0" wp14:anchorId="013FE044" wp14:editId="13555F75">
                                          <wp:extent cx="581025" cy="495300"/>
                                          <wp:effectExtent l="0" t="0" r="0" b="0"/>
                                          <wp:docPr id="70" name="Picture 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1025" cy="495300"/>
                                                  </a:xfrm>
                                                  <a:prstGeom prst="rect">
                                                    <a:avLst/>
                                                  </a:prstGeom>
                                                  <a:noFill/>
                                                  <a:ln>
                                                    <a:noFill/>
                                                  </a:ln>
                                                </pic:spPr>
                                              </pic:pic>
                                            </a:graphicData>
                                          </a:graphic>
                                        </wp:inline>
                                      </w:drawing>
                                    </w:r>
                                  </w:p>
                                </w:tc>
                                <w:tc>
                                  <w:tcPr>
                                    <w:tcW w:w="2160" w:type="dxa"/>
                                    <w:vAlign w:val="center"/>
                                  </w:tcPr>
                                  <w:p w:rsidR="00C16350" w:rsidP="002E3C0D" w:rsidRDefault="00921805" w14:paraId="0D73BD11" w14:textId="26136C4D">
                                    <w:pPr>
                                      <w:jc w:val="center"/>
                                      <w:rPr>
                                        <w:rFonts w:ascii="Arial" w:hAnsi="Arial" w:cs="Arial"/>
                                      </w:rPr>
                                    </w:pPr>
                                    <w:r>
                                      <w:rPr>
                                        <w:rFonts w:ascii="Arial" w:hAnsi="Arial" w:cs="Arial"/>
                                        <w:noProof/>
                                        <w:lang w:eastAsia="en-US"/>
                                      </w:rPr>
                                      <w:drawing>
                                        <wp:inline distT="0" distB="0" distL="0" distR="0" wp14:anchorId="0A8B5351" wp14:editId="1274CE1A">
                                          <wp:extent cx="533400" cy="542925"/>
                                          <wp:effectExtent l="0" t="0" r="0" b="0"/>
                                          <wp:docPr id="72" name="Picture 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3400" cy="542925"/>
                                                  </a:xfrm>
                                                  <a:prstGeom prst="rect">
                                                    <a:avLst/>
                                                  </a:prstGeom>
                                                  <a:noFill/>
                                                  <a:ln>
                                                    <a:noFill/>
                                                  </a:ln>
                                                </pic:spPr>
                                              </pic:pic>
                                            </a:graphicData>
                                          </a:graphic>
                                        </wp:inline>
                                      </w:drawing>
                                    </w:r>
                                  </w:p>
                                </w:tc>
                              </w:tr>
                            </w:tbl>
                            <w:p w:rsidR="00C16350" w:rsidRDefault="00C16350" w14:paraId="382A4393" w14:textId="7777777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FE64AFB">
              <v:group id="Group 1935" style="position:absolute;margin-left:-54pt;margin-top:266.8pt;width:3in;height:440.8pt;z-index:251658241" coordsize="4320,8780" coordorigin="360,6772" o:spid="_x0000_s1042" w14:anchorId="66A1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">
                <v:group id="Group 1936" style="position:absolute;left:360;top:6772;width:4320;height:8696" coordsize="4320,8960" coordorigin="360,760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">
                  <v:rect id="Rectangle 1937" style="position:absolute;left:360;top:7600;width:4320;height:8960;visibility:visible;mso-wrap-style:square;v-text-anchor:top" o:spid="_x0000_s1044" filled="f" fillcolor="#f90" strokecolor="#f90"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">
                    <v:fill opacity="13107f"/>
                  </v:rect>
                  <v:rect id="Rectangle 1938" style="position:absolute;left:600;top:7780;width:3840;height:472;visibility:visible;mso-wrap-style:square;v-text-anchor:top" o:spid="_x0000_s1045" filled="f" strokecolor="#f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">
                    <v:textbox>
                      <w:txbxContent>
                        <w:p w:rsidR="00C16350" w:rsidRDefault="00C16350" w14:paraId="1855CEAD" w14:textId="77777777">
                          <w:pPr>
                            <w:jc w:val="center"/>
                            <w:rPr>
                              <w:rFonts w:ascii="Arial" w:hAnsi="Arial" w:cs="Arial"/>
                              <w:b/>
                              <w:sz w:val="26"/>
                              <w:szCs w:val="26"/>
                            </w:rPr>
                          </w:pPr>
                          <w:r>
                            <w:rPr>
                              <w:rFonts w:ascii="Arial" w:hAnsi="Arial" w:cs="Arial"/>
                              <w:b/>
                              <w:sz w:val="26"/>
                              <w:szCs w:val="26"/>
                            </w:rPr>
                            <w:t>HAZARDS</w:t>
                          </w:r>
                        </w:p>
                      </w:txbxContent>
                    </v:textbox>
                  </v:rect>
                </v:group>
                <v:shape id="Text Box 1939" style="position:absolute;left:480;top:7632;width:4200;height:7920;visibility:visible;mso-wrap-style:square;v-text-anchor:top" o:spid="_x0000_s104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">
                  <v:textbox>
                    <w:txbxContent>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3"/>
                          <w:gridCol w:w="2114"/>
                        </w:tblGrid>
                        <w:tr w:rsidR="00C16350" w:rsidTr="002E3C0D" w14:paraId="0E27B00A" w14:textId="77777777">
                          <w:trPr>
                            <w:trHeight w:val="2330"/>
                          </w:trPr>
                          <w:tc>
                            <w:tcPr>
                              <w:tcW w:w="1908" w:type="dxa"/>
                              <w:vAlign w:val="center"/>
                            </w:tcPr>
                            <w:p w:rsidR="00C16350" w:rsidRDefault="00921805" w14:paraId="60061E4C" w14:textId="49571FCB">
                              <w:pPr>
                                <w:ind w:right="-108" w:hanging="120"/>
                                <w:jc w:val="center"/>
                              </w:pPr>
                              <w:r>
                                <w:rPr>
                                  <w:noProof/>
                                  <w:lang w:eastAsia="en-US"/>
                                </w:rPr>
                                <w:drawing>
                                  <wp:inline distT="0" distB="0" distL="0" distR="0" wp14:anchorId="0FB4644F" wp14:editId="652EA404">
                                    <wp:extent cx="619125" cy="571500"/>
                                    <wp:effectExtent l="0" t="0" r="0" b="0"/>
                                    <wp:docPr id="1362623639" name="Picture 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9125" cy="571500"/>
                                            </a:xfrm>
                                            <a:prstGeom prst="rect">
                                              <a:avLst/>
                                            </a:prstGeom>
                                            <a:noFill/>
                                            <a:ln>
                                              <a:noFill/>
                                            </a:ln>
                                          </pic:spPr>
                                        </pic:pic>
                                      </a:graphicData>
                                    </a:graphic>
                                  </wp:inline>
                                </w:drawing>
                              </w:r>
                            </w:p>
                          </w:tc>
                          <w:tc>
                            <w:tcPr>
                              <w:tcW w:w="2160" w:type="dxa"/>
                              <w:vAlign w:val="center"/>
                            </w:tcPr>
                            <w:p w:rsidRPr="00101038" w:rsidR="00C16350" w:rsidRDefault="00921805" w14:paraId="44EAFD9C" w14:textId="719555C2">
                              <w:pPr>
                                <w:rPr>
                                  <w:rFonts w:ascii="Arial" w:hAnsi="Arial" w:cs="Arial"/>
                                  <w:b/>
                                </w:rPr>
                              </w:pPr>
                              <w:r>
                                <w:rPr>
                                  <w:rFonts w:ascii="Arial" w:hAnsi="Arial" w:cs="Arial"/>
                                  <w:b/>
                                  <w:noProof/>
                                  <w:lang w:eastAsia="en-US"/>
                                </w:rPr>
                                <w:drawing>
                                  <wp:inline distT="0" distB="0" distL="0" distR="0" wp14:anchorId="002A3C11" wp14:editId="71A8BE31">
                                    <wp:extent cx="1095375" cy="1095375"/>
                                    <wp:effectExtent l="0" t="0" r="0" b="0"/>
                                    <wp:docPr id="1512540496" name="Picture 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tc>
                        </w:tr>
                        <w:tr w:rsidR="00C16350" w14:paraId="4B94D5A5" w14:textId="77777777">
                          <w:trPr>
                            <w:trHeight w:val="1545"/>
                          </w:trPr>
                          <w:tc>
                            <w:tcPr>
                              <w:tcW w:w="1908" w:type="dxa"/>
                              <w:vAlign w:val="center"/>
                            </w:tcPr>
                            <w:p w:rsidR="00C16350" w:rsidRDefault="00921805" w14:paraId="3DEEC669" w14:textId="2ECC67C7">
                              <w:pPr>
                                <w:ind w:right="-108" w:hanging="120"/>
                                <w:jc w:val="center"/>
                              </w:pPr>
                              <w:r>
                                <w:rPr>
                                  <w:noProof/>
                                  <w:lang w:eastAsia="en-US"/>
                                </w:rPr>
                                <w:drawing>
                                  <wp:inline distT="0" distB="0" distL="0" distR="0" wp14:anchorId="3E9E3BBB" wp14:editId="79AAF6D6">
                                    <wp:extent cx="600075" cy="581025"/>
                                    <wp:effectExtent l="0" t="0" r="0" b="0"/>
                                    <wp:docPr id="1789604908" name="Picture 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0075" cy="581025"/>
                                            </a:xfrm>
                                            <a:prstGeom prst="rect">
                                              <a:avLst/>
                                            </a:prstGeom>
                                            <a:noFill/>
                                            <a:ln>
                                              <a:noFill/>
                                            </a:ln>
                                          </pic:spPr>
                                        </pic:pic>
                                      </a:graphicData>
                                    </a:graphic>
                                  </wp:inline>
                                </w:drawing>
                              </w:r>
                            </w:p>
                          </w:tc>
                          <w:tc>
                            <w:tcPr>
                              <w:tcW w:w="2160" w:type="dxa"/>
                              <w:vAlign w:val="center"/>
                            </w:tcPr>
                            <w:p w:rsidRPr="00101038" w:rsidR="00C16350" w:rsidP="002E3C0D" w:rsidRDefault="00921805" w14:paraId="3656B9AB" w14:textId="5B7FCF2C">
                              <w:pPr>
                                <w:jc w:val="center"/>
                                <w:rPr>
                                  <w:rFonts w:ascii="Arial" w:hAnsi="Arial" w:cs="Arial"/>
                                  <w:b/>
                                </w:rPr>
                              </w:pPr>
                              <w:r>
                                <w:rPr>
                                  <w:rFonts w:ascii="Arial" w:hAnsi="Arial" w:cs="Arial"/>
                                  <w:b/>
                                  <w:noProof/>
                                  <w:lang w:eastAsia="en-US"/>
                                </w:rPr>
                                <w:drawing>
                                  <wp:inline distT="0" distB="0" distL="0" distR="0" wp14:anchorId="23B0F5AE" wp14:editId="5829ED42">
                                    <wp:extent cx="619125" cy="533400"/>
                                    <wp:effectExtent l="0" t="0" r="0" b="0"/>
                                    <wp:docPr id="1879820177" name="Picture 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9125" cy="533400"/>
                                            </a:xfrm>
                                            <a:prstGeom prst="rect">
                                              <a:avLst/>
                                            </a:prstGeom>
                                            <a:noFill/>
                                            <a:ln>
                                              <a:noFill/>
                                            </a:ln>
                                          </pic:spPr>
                                        </pic:pic>
                                      </a:graphicData>
                                    </a:graphic>
                                  </wp:inline>
                                </w:drawing>
                              </w:r>
                            </w:p>
                          </w:tc>
                        </w:tr>
                        <w:tr w:rsidR="00C16350" w14:paraId="45FB0818" w14:textId="77777777">
                          <w:trPr>
                            <w:trHeight w:val="1545"/>
                          </w:trPr>
                          <w:tc>
                            <w:tcPr>
                              <w:tcW w:w="1908" w:type="dxa"/>
                              <w:vAlign w:val="center"/>
                            </w:tcPr>
                            <w:p w:rsidR="00C16350" w:rsidRDefault="00921805" w14:paraId="049F31CB" w14:textId="5F65A208">
                              <w:pPr>
                                <w:ind w:right="-108" w:hanging="120"/>
                                <w:jc w:val="center"/>
                              </w:pPr>
                              <w:r>
                                <w:rPr>
                                  <w:noProof/>
                                  <w:lang w:eastAsia="en-US"/>
                                </w:rPr>
                                <w:drawing>
                                  <wp:inline distT="0" distB="0" distL="0" distR="0" wp14:anchorId="6190E058" wp14:editId="120B87CE">
                                    <wp:extent cx="828675" cy="857250"/>
                                    <wp:effectExtent l="0" t="0" r="0" b="0"/>
                                    <wp:docPr id="1152408947" name="Picture 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28675" cy="857250"/>
                                            </a:xfrm>
                                            <a:prstGeom prst="rect">
                                              <a:avLst/>
                                            </a:prstGeom>
                                            <a:noFill/>
                                            <a:ln>
                                              <a:noFill/>
                                            </a:ln>
                                          </pic:spPr>
                                        </pic:pic>
                                      </a:graphicData>
                                    </a:graphic>
                                  </wp:inline>
                                </w:drawing>
                              </w:r>
                            </w:p>
                          </w:tc>
                          <w:tc>
                            <w:tcPr>
                              <w:tcW w:w="2160" w:type="dxa"/>
                              <w:vAlign w:val="center"/>
                            </w:tcPr>
                            <w:p w:rsidRPr="00101038" w:rsidR="00C16350" w:rsidP="002E3C0D" w:rsidRDefault="00921805" w14:paraId="53128261" w14:textId="2100A26C">
                              <w:pPr>
                                <w:jc w:val="center"/>
                                <w:rPr>
                                  <w:rFonts w:ascii="Arial" w:hAnsi="Arial" w:cs="Arial"/>
                                  <w:b/>
                                </w:rPr>
                              </w:pPr>
                              <w:r>
                                <w:rPr>
                                  <w:rFonts w:ascii="Arial" w:hAnsi="Arial" w:cs="Arial"/>
                                  <w:b/>
                                  <w:noProof/>
                                  <w:lang w:eastAsia="en-US"/>
                                </w:rPr>
                                <w:drawing>
                                  <wp:inline distT="0" distB="0" distL="0" distR="0" wp14:anchorId="1A51B257" wp14:editId="698EA945">
                                    <wp:extent cx="704850" cy="619125"/>
                                    <wp:effectExtent l="0" t="0" r="0" b="0"/>
                                    <wp:docPr id="1273587709" name="Picture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04850" cy="619125"/>
                                            </a:xfrm>
                                            <a:prstGeom prst="rect">
                                              <a:avLst/>
                                            </a:prstGeom>
                                            <a:noFill/>
                                            <a:ln>
                                              <a:noFill/>
                                            </a:ln>
                                          </pic:spPr>
                                        </pic:pic>
                                      </a:graphicData>
                                    </a:graphic>
                                  </wp:inline>
                                </w:drawing>
                              </w:r>
                            </w:p>
                          </w:tc>
                        </w:tr>
                        <w:tr w:rsidR="00C16350" w14:paraId="62486C05" w14:textId="77777777">
                          <w:trPr>
                            <w:trHeight w:val="1545"/>
                          </w:trPr>
                          <w:tc>
                            <w:tcPr>
                              <w:tcW w:w="1908" w:type="dxa"/>
                              <w:vAlign w:val="center"/>
                            </w:tcPr>
                            <w:p w:rsidR="00C16350" w:rsidRDefault="00921805" w14:paraId="4101652C" w14:textId="4D3BCFC3">
                              <w:pPr>
                                <w:ind w:right="-108" w:hanging="120"/>
                                <w:jc w:val="center"/>
                              </w:pPr>
                              <w:r>
                                <w:rPr>
                                  <w:noProof/>
                                  <w:lang w:eastAsia="en-US"/>
                                </w:rPr>
                                <w:drawing>
                                  <wp:inline distT="0" distB="0" distL="0" distR="0" wp14:anchorId="2D5CA825" wp14:editId="13555F75">
                                    <wp:extent cx="581025" cy="495300"/>
                                    <wp:effectExtent l="0" t="0" r="0" b="0"/>
                                    <wp:docPr id="2054428371" name="Picture 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1025" cy="495300"/>
                                            </a:xfrm>
                                            <a:prstGeom prst="rect">
                                              <a:avLst/>
                                            </a:prstGeom>
                                            <a:noFill/>
                                            <a:ln>
                                              <a:noFill/>
                                            </a:ln>
                                          </pic:spPr>
                                        </pic:pic>
                                      </a:graphicData>
                                    </a:graphic>
                                  </wp:inline>
                                </w:drawing>
                              </w:r>
                            </w:p>
                          </w:tc>
                          <w:tc>
                            <w:tcPr>
                              <w:tcW w:w="2160" w:type="dxa"/>
                              <w:vAlign w:val="center"/>
                            </w:tcPr>
                            <w:p w:rsidR="00C16350" w:rsidP="002E3C0D" w:rsidRDefault="00921805" w14:paraId="4B99056E" w14:textId="26136C4D">
                              <w:pPr>
                                <w:jc w:val="center"/>
                                <w:rPr>
                                  <w:rFonts w:ascii="Arial" w:hAnsi="Arial" w:cs="Arial"/>
                                </w:rPr>
                              </w:pPr>
                              <w:r>
                                <w:rPr>
                                  <w:rFonts w:ascii="Arial" w:hAnsi="Arial" w:cs="Arial"/>
                                  <w:noProof/>
                                  <w:lang w:eastAsia="en-US"/>
                                </w:rPr>
                                <w:drawing>
                                  <wp:inline distT="0" distB="0" distL="0" distR="0" wp14:anchorId="4B848C31" wp14:editId="1274CE1A">
                                    <wp:extent cx="533400" cy="542925"/>
                                    <wp:effectExtent l="0" t="0" r="0" b="0"/>
                                    <wp:docPr id="1412837753" name="Picture 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3400" cy="542925"/>
                                            </a:xfrm>
                                            <a:prstGeom prst="rect">
                                              <a:avLst/>
                                            </a:prstGeom>
                                            <a:noFill/>
                                            <a:ln>
                                              <a:noFill/>
                                            </a:ln>
                                          </pic:spPr>
                                        </pic:pic>
                                      </a:graphicData>
                                    </a:graphic>
                                  </wp:inline>
                                </w:drawing>
                              </w:r>
                            </w:p>
                          </w:tc>
                        </w:tr>
                      </w:tbl>
                      <w:p w:rsidR="00C16350" w:rsidRDefault="00C16350" w14:paraId="1299C43A" w14:textId="77777777"/>
                    </w:txbxContent>
                  </v:textbox>
                </v:shape>
              </v:group>
            </w:pict>
          </mc:Fallback>
        </mc:AlternateContent>
      </w:r>
      <w:r>
        <w:rPr>
          <w:noProof/>
        </w:rPr>
        <mc:AlternateContent>
          <mc:Choice Requires="wpg">
            <w:drawing>
              <wp:anchor distT="0" distB="0" distL="114300" distR="114300" simplePos="0" relativeHeight="251658250" behindDoc="0" locked="0" layoutInCell="1" allowOverlap="1" wp14:anchorId="4CFEDC4A" wp14:editId="7C46049E">
                <wp:simplePos x="0" y="0"/>
                <wp:positionH relativeFrom="column">
                  <wp:posOffset>2133600</wp:posOffset>
                </wp:positionH>
                <wp:positionV relativeFrom="paragraph">
                  <wp:posOffset>3388360</wp:posOffset>
                </wp:positionV>
                <wp:extent cx="4267200" cy="5598160"/>
                <wp:effectExtent l="19050" t="19050" r="0" b="0"/>
                <wp:wrapNone/>
                <wp:docPr id="1107476043" name="Group 19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7200" cy="5598160"/>
                          <a:chOff x="4800" y="6772"/>
                          <a:chExt cx="6840" cy="8780"/>
                        </a:xfrm>
                      </wpg:grpSpPr>
                      <wpg:grpSp>
                        <wpg:cNvPr id="1755576410" name="Group 1966"/>
                        <wpg:cNvGrpSpPr>
                          <a:grpSpLocks/>
                        </wpg:cNvGrpSpPr>
                        <wpg:grpSpPr bwMode="auto">
                          <a:xfrm>
                            <a:off x="4800" y="6772"/>
                            <a:ext cx="6840" cy="8696"/>
                            <a:chOff x="4800" y="7600"/>
                            <a:chExt cx="6840" cy="8960"/>
                          </a:xfrm>
                        </wpg:grpSpPr>
                        <wps:wsp>
                          <wps:cNvPr id="960294389" name="Rectangle 1967"/>
                          <wps:cNvSpPr>
                            <a:spLocks noChangeArrowheads="1"/>
                          </wps:cNvSpPr>
                          <wps:spPr bwMode="auto">
                            <a:xfrm>
                              <a:off x="4800" y="7600"/>
                              <a:ext cx="6840" cy="8960"/>
                            </a:xfrm>
                            <a:prstGeom prst="rect">
                              <a:avLst/>
                            </a:prstGeom>
                            <a:noFill/>
                            <a:ln w="38100">
                              <a:solidFill>
                                <a:srgbClr val="0000FF"/>
                              </a:solidFill>
                              <a:miter lim="800000"/>
                              <a:headEnd/>
                              <a:tailEnd/>
                            </a:ln>
                            <a:extLst>
                              <a:ext uri="{909E8E84-426E-40DD-AFC4-6F175D3DCCD1}">
                                <a14:hiddenFill xmlns:a14="http://schemas.microsoft.com/office/drawing/2010/main">
                                  <a:solidFill>
                                    <a:srgbClr val="0000FF">
                                      <a:alpha val="20000"/>
                                    </a:srgbClr>
                                  </a:solidFill>
                                </a14:hiddenFill>
                              </a:ext>
                            </a:extLst>
                          </wps:spPr>
                          <wps:bodyPr rot="0" vert="horz" wrap="square" lIns="91440" tIns="45720" rIns="91440" bIns="45720" anchor="t" anchorCtr="0" upright="1">
                            <a:noAutofit/>
                          </wps:bodyPr>
                        </wps:wsp>
                        <wps:wsp>
                          <wps:cNvPr id="1803753321" name="Rectangle 1968"/>
                          <wps:cNvSpPr>
                            <a:spLocks noChangeArrowheads="1"/>
                          </wps:cNvSpPr>
                          <wps:spPr bwMode="auto">
                            <a:xfrm>
                              <a:off x="5280" y="7780"/>
                              <a:ext cx="5880" cy="472"/>
                            </a:xfrm>
                            <a:prstGeom prst="rect">
                              <a:avLst/>
                            </a:prstGeom>
                            <a:noFill/>
                            <a:ln w="9525">
                              <a:solidFill>
                                <a:srgbClr val="3366FF"/>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6BED69CA" w14:textId="77777777">
                                <w:pPr>
                                  <w:jc w:val="center"/>
                                  <w:rPr>
                                    <w:rFonts w:ascii="Arial" w:hAnsi="Arial" w:cs="Arial"/>
                                    <w:b/>
                                    <w:sz w:val="26"/>
                                    <w:szCs w:val="26"/>
                                  </w:rPr>
                                </w:pPr>
                                <w:r>
                                  <w:rPr>
                                    <w:rFonts w:ascii="Arial" w:hAnsi="Arial" w:cs="Arial"/>
                                    <w:b/>
                                    <w:sz w:val="26"/>
                                    <w:szCs w:val="26"/>
                                  </w:rPr>
                                  <w:t>INSTRUCTIONS - PRECAUTIONS</w:t>
                                </w:r>
                              </w:p>
                            </w:txbxContent>
                          </wps:txbx>
                          <wps:bodyPr rot="0" vert="horz" wrap="square" lIns="91440" tIns="45720" rIns="91440" bIns="45720" anchor="t" anchorCtr="0" upright="1">
                            <a:noAutofit/>
                          </wps:bodyPr>
                        </wps:wsp>
                      </wpg:grpSp>
                      <wps:wsp>
                        <wps:cNvPr id="59317470" name="Text Box 1969"/>
                        <wps:cNvSpPr txBox="1">
                          <a:spLocks noChangeArrowheads="1"/>
                        </wps:cNvSpPr>
                        <wps:spPr bwMode="auto">
                          <a:xfrm>
                            <a:off x="4920" y="7632"/>
                            <a:ext cx="6600" cy="7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42"/>
                                <w:gridCol w:w="4506"/>
                              </w:tblGrid>
                              <w:tr w:rsidR="00C16350" w:rsidTr="002E3C0D" w14:paraId="339BBCCF" w14:textId="77777777">
                                <w:trPr>
                                  <w:cantSplit/>
                                  <w:trHeight w:val="70"/>
                                </w:trPr>
                                <w:tc>
                                  <w:tcPr>
                                    <w:tcW w:w="1842" w:type="dxa"/>
                                    <w:vMerge w:val="restart"/>
                                    <w:vAlign w:val="center"/>
                                  </w:tcPr>
                                  <w:p w:rsidR="00C16350" w:rsidRDefault="00C16350" w14:paraId="409B7319" w14:textId="77777777">
                                    <w:pPr>
                                      <w:ind w:right="-108" w:hanging="120"/>
                                      <w:jc w:val="center"/>
                                    </w:pPr>
                                    <w:r>
                                      <w:t>Mobile equipment moving things in shops!</w:t>
                                    </w:r>
                                  </w:p>
                                </w:tc>
                                <w:tc>
                                  <w:tcPr>
                                    <w:tcW w:w="4506" w:type="dxa"/>
                                    <w:vAlign w:val="center"/>
                                  </w:tcPr>
                                  <w:p w:rsidR="00C16350" w:rsidRDefault="00C16350" w14:paraId="269B6C70" w14:textId="77777777">
                                    <w:pPr>
                                      <w:ind w:right="-108"/>
                                      <w:rPr>
                                        <w:rFonts w:ascii="Arial" w:hAnsi="Arial" w:cs="Arial"/>
                                      </w:rPr>
                                    </w:pPr>
                                  </w:p>
                                </w:tc>
                              </w:tr>
                              <w:tr w:rsidR="00C16350" w14:paraId="0F321112" w14:textId="77777777">
                                <w:trPr>
                                  <w:cantSplit/>
                                  <w:trHeight w:val="1073"/>
                                </w:trPr>
                                <w:tc>
                                  <w:tcPr>
                                    <w:tcW w:w="1842" w:type="dxa"/>
                                    <w:vMerge/>
                                    <w:vAlign w:val="center"/>
                                  </w:tcPr>
                                  <w:p w:rsidR="00C16350" w:rsidRDefault="00C16350" w14:paraId="78A72CE9" w14:textId="77777777">
                                    <w:pPr>
                                      <w:ind w:right="-108" w:hanging="120"/>
                                      <w:jc w:val="center"/>
                                    </w:pPr>
                                  </w:p>
                                </w:tc>
                                <w:tc>
                                  <w:tcPr>
                                    <w:tcW w:w="4506" w:type="dxa"/>
                                    <w:vAlign w:val="center"/>
                                  </w:tcPr>
                                  <w:p w:rsidRPr="00020F89" w:rsidR="00C16350" w:rsidRDefault="00C16350" w14:paraId="4072CD12" w14:textId="77777777">
                                    <w:pPr>
                                      <w:ind w:right="-108"/>
                                      <w:rPr>
                                        <w:rFonts w:ascii="Arial" w:hAnsi="Arial" w:cs="Arial"/>
                                        <w:sz w:val="20"/>
                                        <w:szCs w:val="20"/>
                                      </w:rPr>
                                    </w:pPr>
                                    <w:r w:rsidRPr="00020F89">
                                      <w:rPr>
                                        <w:rFonts w:ascii="Arial" w:hAnsi="Arial" w:cs="Arial"/>
                                        <w:sz w:val="20"/>
                                        <w:szCs w:val="20"/>
                                      </w:rPr>
                                      <w:t>Mobile equipment moving throughout the shops.  Be careful when walking about.</w:t>
                                    </w:r>
                                  </w:p>
                                </w:tc>
                              </w:tr>
                              <w:tr w:rsidR="00C16350" w14:paraId="33CEFE21" w14:textId="77777777">
                                <w:trPr>
                                  <w:trHeight w:val="1545"/>
                                </w:trPr>
                                <w:tc>
                                  <w:tcPr>
                                    <w:tcW w:w="1842" w:type="dxa"/>
                                    <w:vAlign w:val="center"/>
                                  </w:tcPr>
                                  <w:p w:rsidR="00C16350" w:rsidP="004E71B6" w:rsidRDefault="00C16350" w14:paraId="0EC597BD" w14:textId="77777777">
                                    <w:pPr>
                                      <w:ind w:right="-108" w:hanging="120"/>
                                      <w:jc w:val="center"/>
                                    </w:pPr>
                                    <w:r>
                                      <w:t>Overhead crane operating!</w:t>
                                    </w:r>
                                  </w:p>
                                </w:tc>
                                <w:tc>
                                  <w:tcPr>
                                    <w:tcW w:w="4506" w:type="dxa"/>
                                    <w:vAlign w:val="center"/>
                                  </w:tcPr>
                                  <w:p w:rsidRPr="00020F89" w:rsidR="00C16350" w:rsidP="00D77CEE" w:rsidRDefault="00C16350" w14:paraId="4D5AE9FA" w14:textId="77777777">
                                    <w:pPr>
                                      <w:rPr>
                                        <w:rFonts w:ascii="Arial" w:hAnsi="Arial" w:cs="Arial"/>
                                        <w:sz w:val="20"/>
                                        <w:szCs w:val="20"/>
                                      </w:rPr>
                                    </w:pPr>
                                    <w:r w:rsidRPr="00020F89">
                                      <w:rPr>
                                        <w:rFonts w:ascii="Arial" w:hAnsi="Arial" w:cs="Arial"/>
                                        <w:sz w:val="20"/>
                                        <w:szCs w:val="20"/>
                                      </w:rPr>
                                      <w:t xml:space="preserve">Use caution when </w:t>
                                    </w:r>
                                    <w:r>
                                      <w:rPr>
                                        <w:rFonts w:ascii="Arial" w:hAnsi="Arial" w:cs="Arial"/>
                                        <w:sz w:val="20"/>
                                        <w:szCs w:val="20"/>
                                      </w:rPr>
                                      <w:t>any</w:t>
                                    </w:r>
                                    <w:r w:rsidRPr="00020F89">
                                      <w:rPr>
                                        <w:rFonts w:ascii="Arial" w:hAnsi="Arial" w:cs="Arial"/>
                                        <w:sz w:val="20"/>
                                        <w:szCs w:val="20"/>
                                      </w:rPr>
                                      <w:t xml:space="preserve"> cranes are in use!  Be careful with loads.  Make sure they are handled correctly!</w:t>
                                    </w:r>
                                    <w:r>
                                      <w:rPr>
                                        <w:rFonts w:ascii="Arial" w:hAnsi="Arial" w:cs="Arial"/>
                                        <w:sz w:val="20"/>
                                        <w:szCs w:val="20"/>
                                      </w:rPr>
                                      <w:t xml:space="preserve"> </w:t>
                                    </w:r>
                                    <w:r w:rsidRPr="000542AF">
                                      <w:rPr>
                                        <w:rFonts w:ascii="Arial" w:hAnsi="Arial" w:cs="Arial"/>
                                        <w:b/>
                                        <w:color w:val="FF0000"/>
                                        <w:sz w:val="20"/>
                                        <w:szCs w:val="20"/>
                                      </w:rPr>
                                      <w:t xml:space="preserve">Notify others </w:t>
                                    </w:r>
                                    <w:proofErr w:type="gramStart"/>
                                    <w:r w:rsidRPr="000542AF">
                                      <w:rPr>
                                        <w:rFonts w:ascii="Arial" w:hAnsi="Arial" w:cs="Arial"/>
                                        <w:b/>
                                        <w:color w:val="FF0000"/>
                                        <w:sz w:val="20"/>
                                        <w:szCs w:val="20"/>
                                      </w:rPr>
                                      <w:t>in the area of</w:t>
                                    </w:r>
                                    <w:proofErr w:type="gramEnd"/>
                                    <w:r w:rsidRPr="000542AF">
                                      <w:rPr>
                                        <w:rFonts w:ascii="Arial" w:hAnsi="Arial" w:cs="Arial"/>
                                        <w:b/>
                                        <w:color w:val="FF0000"/>
                                        <w:sz w:val="20"/>
                                        <w:szCs w:val="20"/>
                                      </w:rPr>
                                      <w:t xml:space="preserve"> crane usage so they will be aware!</w:t>
                                    </w:r>
                                    <w:r>
                                      <w:rPr>
                                        <w:rFonts w:ascii="Arial" w:hAnsi="Arial" w:cs="Arial"/>
                                        <w:b/>
                                        <w:color w:val="FF0000"/>
                                        <w:sz w:val="20"/>
                                        <w:szCs w:val="20"/>
                                      </w:rPr>
                                      <w:t xml:space="preserve"> Use a “spotter” when practical!</w:t>
                                    </w:r>
                                  </w:p>
                                </w:tc>
                              </w:tr>
                              <w:tr w:rsidR="00C16350" w14:paraId="641E76D0" w14:textId="77777777">
                                <w:trPr>
                                  <w:trHeight w:val="1545"/>
                                </w:trPr>
                                <w:tc>
                                  <w:tcPr>
                                    <w:tcW w:w="1842" w:type="dxa"/>
                                    <w:vAlign w:val="center"/>
                                  </w:tcPr>
                                  <w:p w:rsidRPr="00020F89" w:rsidR="00C16350" w:rsidRDefault="00C16350" w14:paraId="26F7F774" w14:textId="77777777">
                                    <w:pPr>
                                      <w:ind w:right="-108" w:hanging="120"/>
                                      <w:jc w:val="center"/>
                                      <w:rPr>
                                        <w:bCs/>
                                      </w:rPr>
                                    </w:pPr>
                                    <w:r w:rsidRPr="00020F89">
                                      <w:rPr>
                                        <w:bCs/>
                                      </w:rPr>
                                      <w:t>Lots of places to get hand, eye injuries!</w:t>
                                    </w:r>
                                  </w:p>
                                </w:tc>
                                <w:tc>
                                  <w:tcPr>
                                    <w:tcW w:w="4506" w:type="dxa"/>
                                    <w:vAlign w:val="center"/>
                                  </w:tcPr>
                                  <w:p w:rsidRPr="00020F89" w:rsidR="00C16350" w:rsidP="00F87816" w:rsidRDefault="00C16350" w14:paraId="11DCF137" w14:textId="77777777">
                                    <w:pPr>
                                      <w:rPr>
                                        <w:rFonts w:ascii="Arial" w:hAnsi="Arial" w:cs="Arial"/>
                                        <w:sz w:val="20"/>
                                        <w:szCs w:val="20"/>
                                      </w:rPr>
                                    </w:pPr>
                                    <w:r w:rsidRPr="00020F89">
                                      <w:rPr>
                                        <w:rFonts w:ascii="Arial" w:hAnsi="Arial" w:cs="Arial"/>
                                        <w:sz w:val="20"/>
                                        <w:szCs w:val="20"/>
                                      </w:rPr>
                                      <w:t xml:space="preserve">Use caution when placing hands around moving equipment!  </w:t>
                                    </w:r>
                                    <w:r>
                                      <w:rPr>
                                        <w:rFonts w:ascii="Arial" w:hAnsi="Arial" w:cs="Arial"/>
                                        <w:b/>
                                        <w:color w:val="FF0000"/>
                                      </w:rPr>
                                      <w:t xml:space="preserve">Correct PPE </w:t>
                                    </w:r>
                                    <w:proofErr w:type="gramStart"/>
                                    <w:r>
                                      <w:rPr>
                                        <w:rFonts w:ascii="Arial" w:hAnsi="Arial" w:cs="Arial"/>
                                        <w:b/>
                                        <w:color w:val="FF0000"/>
                                      </w:rPr>
                                      <w:t>is mandatory at all times</w:t>
                                    </w:r>
                                    <w:proofErr w:type="gramEnd"/>
                                    <w:r>
                                      <w:rPr>
                                        <w:rFonts w:ascii="Arial" w:hAnsi="Arial" w:cs="Arial"/>
                                        <w:b/>
                                        <w:color w:val="FF0000"/>
                                      </w:rPr>
                                      <w:t>.</w:t>
                                    </w:r>
                                  </w:p>
                                </w:tc>
                              </w:tr>
                              <w:tr w:rsidR="00C16350" w14:paraId="03982748" w14:textId="77777777">
                                <w:trPr>
                                  <w:trHeight w:val="1545"/>
                                </w:trPr>
                                <w:tc>
                                  <w:tcPr>
                                    <w:tcW w:w="1842" w:type="dxa"/>
                                    <w:vAlign w:val="center"/>
                                  </w:tcPr>
                                  <w:p w:rsidR="00C16350" w:rsidRDefault="00C16350" w14:paraId="7FC0ED5D" w14:textId="77777777">
                                    <w:pPr>
                                      <w:ind w:right="-108" w:hanging="120"/>
                                      <w:jc w:val="center"/>
                                    </w:pPr>
                                    <w:r>
                                      <w:t>Electrical Shock hazards!</w:t>
                                    </w:r>
                                  </w:p>
                                </w:tc>
                                <w:tc>
                                  <w:tcPr>
                                    <w:tcW w:w="4506" w:type="dxa"/>
                                    <w:vAlign w:val="center"/>
                                  </w:tcPr>
                                  <w:p w:rsidRPr="00020F89" w:rsidR="00C16350" w:rsidRDefault="00C16350" w14:paraId="275F06E4" w14:textId="77777777">
                                    <w:pPr>
                                      <w:rPr>
                                        <w:rFonts w:ascii="Arial" w:hAnsi="Arial" w:cs="Arial"/>
                                        <w:sz w:val="20"/>
                                        <w:szCs w:val="20"/>
                                      </w:rPr>
                                    </w:pPr>
                                    <w:r w:rsidRPr="00020F89">
                                      <w:rPr>
                                        <w:rFonts w:ascii="Arial" w:hAnsi="Arial" w:cs="Arial"/>
                                        <w:sz w:val="20"/>
                                        <w:szCs w:val="20"/>
                                      </w:rPr>
                                      <w:t>Use safe methods when working around electrical test equipment!</w:t>
                                    </w:r>
                                  </w:p>
                                </w:tc>
                              </w:tr>
                              <w:tr w:rsidR="00C16350" w14:paraId="215D3232" w14:textId="77777777">
                                <w:trPr>
                                  <w:trHeight w:val="1545"/>
                                </w:trPr>
                                <w:tc>
                                  <w:tcPr>
                                    <w:tcW w:w="1842" w:type="dxa"/>
                                    <w:vAlign w:val="center"/>
                                  </w:tcPr>
                                  <w:p w:rsidR="00C16350" w:rsidRDefault="00C16350" w14:paraId="7F27AF72" w14:textId="77777777">
                                    <w:pPr>
                                      <w:ind w:right="-108" w:hanging="120"/>
                                      <w:jc w:val="center"/>
                                    </w:pPr>
                                    <w:r>
                                      <w:t xml:space="preserve">Arc flash dangers!   </w:t>
                                    </w:r>
                                  </w:p>
                                </w:tc>
                                <w:tc>
                                  <w:tcPr>
                                    <w:tcW w:w="4506" w:type="dxa"/>
                                    <w:vAlign w:val="center"/>
                                  </w:tcPr>
                                  <w:p w:rsidRPr="00020F89" w:rsidR="00C16350" w:rsidP="00020F89" w:rsidRDefault="00C16350" w14:paraId="3082B4C2" w14:textId="77777777">
                                    <w:pPr>
                                      <w:rPr>
                                        <w:rFonts w:ascii="Arial" w:hAnsi="Arial" w:cs="Arial"/>
                                        <w:sz w:val="20"/>
                                        <w:szCs w:val="20"/>
                                      </w:rPr>
                                    </w:pPr>
                                    <w:r w:rsidRPr="00020F89">
                                      <w:rPr>
                                        <w:rFonts w:ascii="Arial" w:hAnsi="Arial" w:cs="Arial"/>
                                        <w:sz w:val="20"/>
                                        <w:szCs w:val="20"/>
                                      </w:rPr>
                                      <w:t>Protect yourself and others from Arc Flash!  Wear eye protection and provide shielding from arc!</w:t>
                                    </w:r>
                                  </w:p>
                                </w:tc>
                              </w:tr>
                            </w:tbl>
                            <w:p w:rsidR="00C16350" w:rsidRDefault="00C16350" w14:paraId="0F5B7917" w14:textId="7777777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B50A8C7">
              <v:group id="Group 1965" style="position:absolute;margin-left:168pt;margin-top:266.8pt;width:336pt;height:440.8pt;z-index:251658250" coordsize="6840,8780" coordorigin="4800,6772" o:spid="_x0000_s1047" w14:anchorId="4CFEDC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">
                <v:group id="Group 1966" style="position:absolute;left:4800;top:6772;width:6840;height:8696" coordsize="6840,8960" coordorigin="4800,7600" o:spid="_x0000_s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">
                  <v:rect id="Rectangle 1967" style="position:absolute;left:4800;top:7600;width:6840;height:8960;visibility:visible;mso-wrap-style:square;v-text-anchor:top" o:spid="_x0000_s1049" filled="f" fillcolor="blue" strokecolor="blue"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">
                    <v:fill opacity="13107f"/>
                  </v:rect>
                  <v:rect id="Rectangle 1968" style="position:absolute;left:5280;top:7780;width:5880;height:472;visibility:visible;mso-wrap-style:square;v-text-anchor:top" o:spid="_x0000_s1050" filled="f" strokecolor="#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">
                    <v:textbox>
                      <w:txbxContent>
                        <w:p w:rsidR="00C16350" w:rsidRDefault="00C16350" w14:paraId="7EF724CE" w14:textId="77777777">
                          <w:pPr>
                            <w:jc w:val="center"/>
                            <w:rPr>
                              <w:rFonts w:ascii="Arial" w:hAnsi="Arial" w:cs="Arial"/>
                              <w:b/>
                              <w:sz w:val="26"/>
                              <w:szCs w:val="26"/>
                            </w:rPr>
                          </w:pPr>
                          <w:r>
                            <w:rPr>
                              <w:rFonts w:ascii="Arial" w:hAnsi="Arial" w:cs="Arial"/>
                              <w:b/>
                              <w:sz w:val="26"/>
                              <w:szCs w:val="26"/>
                            </w:rPr>
                            <w:t>INSTRUCTIONS - PRECAUTIONS</w:t>
                          </w:r>
                        </w:p>
                      </w:txbxContent>
                    </v:textbox>
                  </v:rect>
                </v:group>
                <v:shape id="Text Box 1969" style="position:absolute;left:4920;top:7632;width:6600;height:7920;visibility:visible;mso-wrap-style:square;v-text-anchor:top" o:spid="_x0000_s105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">
                  <v:textbox>
                    <w:txbxContent>
                      <w:tbl>
                        <w:tblPr>
                          <w:tblW w:w="6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42"/>
                          <w:gridCol w:w="4506"/>
                        </w:tblGrid>
                        <w:tr w:rsidR="00C16350" w:rsidTr="002E3C0D" w14:paraId="7CABDE00" w14:textId="77777777">
                          <w:trPr>
                            <w:cantSplit/>
                            <w:trHeight w:val="70"/>
                          </w:trPr>
                          <w:tc>
                            <w:tcPr>
                              <w:tcW w:w="1842" w:type="dxa"/>
                              <w:vMerge w:val="restart"/>
                              <w:vAlign w:val="center"/>
                            </w:tcPr>
                            <w:p w:rsidR="00C16350" w:rsidRDefault="00C16350" w14:paraId="0082C371" w14:textId="77777777">
                              <w:pPr>
                                <w:ind w:right="-108" w:hanging="120"/>
                                <w:jc w:val="center"/>
                              </w:pPr>
                              <w:r>
                                <w:t>Mobile equipment moving things in shops!</w:t>
                              </w:r>
                            </w:p>
                          </w:tc>
                          <w:tc>
                            <w:tcPr>
                              <w:tcW w:w="4506" w:type="dxa"/>
                              <w:vAlign w:val="center"/>
                            </w:tcPr>
                            <w:p w:rsidR="00C16350" w:rsidRDefault="00C16350" w14:paraId="4DDBEF00" w14:textId="77777777">
                              <w:pPr>
                                <w:ind w:right="-108"/>
                                <w:rPr>
                                  <w:rFonts w:ascii="Arial" w:hAnsi="Arial" w:cs="Arial"/>
                                </w:rPr>
                              </w:pPr>
                            </w:p>
                          </w:tc>
                        </w:tr>
                        <w:tr w:rsidR="00C16350" w14:paraId="6075E587" w14:textId="77777777">
                          <w:trPr>
                            <w:cantSplit/>
                            <w:trHeight w:val="1073"/>
                          </w:trPr>
                          <w:tc>
                            <w:tcPr>
                              <w:tcW w:w="1842" w:type="dxa"/>
                              <w:vMerge/>
                              <w:vAlign w:val="center"/>
                            </w:tcPr>
                            <w:p w:rsidR="00C16350" w:rsidRDefault="00C16350" w14:paraId="3461D779" w14:textId="77777777">
                              <w:pPr>
                                <w:ind w:right="-108" w:hanging="120"/>
                                <w:jc w:val="center"/>
                              </w:pPr>
                            </w:p>
                          </w:tc>
                          <w:tc>
                            <w:tcPr>
                              <w:tcW w:w="4506" w:type="dxa"/>
                              <w:vAlign w:val="center"/>
                            </w:tcPr>
                            <w:p w:rsidRPr="00020F89" w:rsidR="00C16350" w:rsidRDefault="00C16350" w14:paraId="176D7CFA" w14:textId="77777777">
                              <w:pPr>
                                <w:ind w:right="-108"/>
                                <w:rPr>
                                  <w:rFonts w:ascii="Arial" w:hAnsi="Arial" w:cs="Arial"/>
                                  <w:sz w:val="20"/>
                                  <w:szCs w:val="20"/>
                                </w:rPr>
                              </w:pPr>
                              <w:r w:rsidRPr="00020F89">
                                <w:rPr>
                                  <w:rFonts w:ascii="Arial" w:hAnsi="Arial" w:cs="Arial"/>
                                  <w:sz w:val="20"/>
                                  <w:szCs w:val="20"/>
                                </w:rPr>
                                <w:t>Mobile equipment moving throughout the shops.  Be careful when walking about.</w:t>
                              </w:r>
                            </w:p>
                          </w:tc>
                        </w:tr>
                        <w:tr w:rsidR="00C16350" w14:paraId="14B96C84" w14:textId="77777777">
                          <w:trPr>
                            <w:trHeight w:val="1545"/>
                          </w:trPr>
                          <w:tc>
                            <w:tcPr>
                              <w:tcW w:w="1842" w:type="dxa"/>
                              <w:vAlign w:val="center"/>
                            </w:tcPr>
                            <w:p w:rsidR="00C16350" w:rsidP="004E71B6" w:rsidRDefault="00C16350" w14:paraId="5A1394C4" w14:textId="77777777">
                              <w:pPr>
                                <w:ind w:right="-108" w:hanging="120"/>
                                <w:jc w:val="center"/>
                              </w:pPr>
                              <w:r>
                                <w:t>Overhead crane operating!</w:t>
                              </w:r>
                            </w:p>
                          </w:tc>
                          <w:tc>
                            <w:tcPr>
                              <w:tcW w:w="4506" w:type="dxa"/>
                              <w:vAlign w:val="center"/>
                            </w:tcPr>
                            <w:p w:rsidRPr="00020F89" w:rsidR="00C16350" w:rsidP="00D77CEE" w:rsidRDefault="00C16350" w14:paraId="60B7165B" w14:textId="77777777">
                              <w:pPr>
                                <w:rPr>
                                  <w:rFonts w:ascii="Arial" w:hAnsi="Arial" w:cs="Arial"/>
                                  <w:sz w:val="20"/>
                                  <w:szCs w:val="20"/>
                                </w:rPr>
                              </w:pPr>
                              <w:r w:rsidRPr="00020F89">
                                <w:rPr>
                                  <w:rFonts w:ascii="Arial" w:hAnsi="Arial" w:cs="Arial"/>
                                  <w:sz w:val="20"/>
                                  <w:szCs w:val="20"/>
                                </w:rPr>
                                <w:t xml:space="preserve">Use caution when </w:t>
                              </w:r>
                              <w:r>
                                <w:rPr>
                                  <w:rFonts w:ascii="Arial" w:hAnsi="Arial" w:cs="Arial"/>
                                  <w:sz w:val="20"/>
                                  <w:szCs w:val="20"/>
                                </w:rPr>
                                <w:t>any</w:t>
                              </w:r>
                              <w:r w:rsidRPr="00020F89">
                                <w:rPr>
                                  <w:rFonts w:ascii="Arial" w:hAnsi="Arial" w:cs="Arial"/>
                                  <w:sz w:val="20"/>
                                  <w:szCs w:val="20"/>
                                </w:rPr>
                                <w:t xml:space="preserve"> cranes are in use!  Be careful with loads.  Make sure they are handled correctly!</w:t>
                              </w:r>
                              <w:r>
                                <w:rPr>
                                  <w:rFonts w:ascii="Arial" w:hAnsi="Arial" w:cs="Arial"/>
                                  <w:sz w:val="20"/>
                                  <w:szCs w:val="20"/>
                                </w:rPr>
                                <w:t xml:space="preserve"> </w:t>
                              </w:r>
                              <w:r w:rsidRPr="000542AF">
                                <w:rPr>
                                  <w:rFonts w:ascii="Arial" w:hAnsi="Arial" w:cs="Arial"/>
                                  <w:b/>
                                  <w:color w:val="FF0000"/>
                                  <w:sz w:val="20"/>
                                  <w:szCs w:val="20"/>
                                </w:rPr>
                                <w:t xml:space="preserve">Notify others </w:t>
                              </w:r>
                              <w:proofErr w:type="gramStart"/>
                              <w:r w:rsidRPr="000542AF">
                                <w:rPr>
                                  <w:rFonts w:ascii="Arial" w:hAnsi="Arial" w:cs="Arial"/>
                                  <w:b/>
                                  <w:color w:val="FF0000"/>
                                  <w:sz w:val="20"/>
                                  <w:szCs w:val="20"/>
                                </w:rPr>
                                <w:t>in the area of</w:t>
                              </w:r>
                              <w:proofErr w:type="gramEnd"/>
                              <w:r w:rsidRPr="000542AF">
                                <w:rPr>
                                  <w:rFonts w:ascii="Arial" w:hAnsi="Arial" w:cs="Arial"/>
                                  <w:b/>
                                  <w:color w:val="FF0000"/>
                                  <w:sz w:val="20"/>
                                  <w:szCs w:val="20"/>
                                </w:rPr>
                                <w:t xml:space="preserve"> crane usage so they will be aware!</w:t>
                              </w:r>
                              <w:r>
                                <w:rPr>
                                  <w:rFonts w:ascii="Arial" w:hAnsi="Arial" w:cs="Arial"/>
                                  <w:b/>
                                  <w:color w:val="FF0000"/>
                                  <w:sz w:val="20"/>
                                  <w:szCs w:val="20"/>
                                </w:rPr>
                                <w:t xml:space="preserve"> Use a “spotter” when practical!</w:t>
                              </w:r>
                            </w:p>
                          </w:tc>
                        </w:tr>
                        <w:tr w:rsidR="00C16350" w14:paraId="298EA3FB" w14:textId="77777777">
                          <w:trPr>
                            <w:trHeight w:val="1545"/>
                          </w:trPr>
                          <w:tc>
                            <w:tcPr>
                              <w:tcW w:w="1842" w:type="dxa"/>
                              <w:vAlign w:val="center"/>
                            </w:tcPr>
                            <w:p w:rsidRPr="00020F89" w:rsidR="00C16350" w:rsidRDefault="00C16350" w14:paraId="40774897" w14:textId="77777777">
                              <w:pPr>
                                <w:ind w:right="-108" w:hanging="120"/>
                                <w:jc w:val="center"/>
                                <w:rPr>
                                  <w:bCs/>
                                </w:rPr>
                              </w:pPr>
                              <w:r w:rsidRPr="00020F89">
                                <w:rPr>
                                  <w:bCs/>
                                </w:rPr>
                                <w:t>Lots of places to get hand, eye injuries!</w:t>
                              </w:r>
                            </w:p>
                          </w:tc>
                          <w:tc>
                            <w:tcPr>
                              <w:tcW w:w="4506" w:type="dxa"/>
                              <w:vAlign w:val="center"/>
                            </w:tcPr>
                            <w:p w:rsidRPr="00020F89" w:rsidR="00C16350" w:rsidP="00F87816" w:rsidRDefault="00C16350" w14:paraId="7881141A" w14:textId="77777777">
                              <w:pPr>
                                <w:rPr>
                                  <w:rFonts w:ascii="Arial" w:hAnsi="Arial" w:cs="Arial"/>
                                  <w:sz w:val="20"/>
                                  <w:szCs w:val="20"/>
                                </w:rPr>
                              </w:pPr>
                              <w:r w:rsidRPr="00020F89">
                                <w:rPr>
                                  <w:rFonts w:ascii="Arial" w:hAnsi="Arial" w:cs="Arial"/>
                                  <w:sz w:val="20"/>
                                  <w:szCs w:val="20"/>
                                </w:rPr>
                                <w:t xml:space="preserve">Use caution when placing hands around moving equipment!  </w:t>
                              </w:r>
                              <w:r>
                                <w:rPr>
                                  <w:rFonts w:ascii="Arial" w:hAnsi="Arial" w:cs="Arial"/>
                                  <w:b/>
                                  <w:color w:val="FF0000"/>
                                </w:rPr>
                                <w:t xml:space="preserve">Correct PPE </w:t>
                              </w:r>
                              <w:proofErr w:type="gramStart"/>
                              <w:r>
                                <w:rPr>
                                  <w:rFonts w:ascii="Arial" w:hAnsi="Arial" w:cs="Arial"/>
                                  <w:b/>
                                  <w:color w:val="FF0000"/>
                                </w:rPr>
                                <w:t>is mandatory at all times</w:t>
                              </w:r>
                              <w:proofErr w:type="gramEnd"/>
                              <w:r>
                                <w:rPr>
                                  <w:rFonts w:ascii="Arial" w:hAnsi="Arial" w:cs="Arial"/>
                                  <w:b/>
                                  <w:color w:val="FF0000"/>
                                </w:rPr>
                                <w:t>.</w:t>
                              </w:r>
                            </w:p>
                          </w:tc>
                        </w:tr>
                        <w:tr w:rsidR="00C16350" w14:paraId="7F152F29" w14:textId="77777777">
                          <w:trPr>
                            <w:trHeight w:val="1545"/>
                          </w:trPr>
                          <w:tc>
                            <w:tcPr>
                              <w:tcW w:w="1842" w:type="dxa"/>
                              <w:vAlign w:val="center"/>
                            </w:tcPr>
                            <w:p w:rsidR="00C16350" w:rsidRDefault="00C16350" w14:paraId="7B1174A2" w14:textId="77777777">
                              <w:pPr>
                                <w:ind w:right="-108" w:hanging="120"/>
                                <w:jc w:val="center"/>
                              </w:pPr>
                              <w:r>
                                <w:t>Electrical Shock hazards!</w:t>
                              </w:r>
                            </w:p>
                          </w:tc>
                          <w:tc>
                            <w:tcPr>
                              <w:tcW w:w="4506" w:type="dxa"/>
                              <w:vAlign w:val="center"/>
                            </w:tcPr>
                            <w:p w:rsidRPr="00020F89" w:rsidR="00C16350" w:rsidRDefault="00C16350" w14:paraId="0A559298" w14:textId="77777777">
                              <w:pPr>
                                <w:rPr>
                                  <w:rFonts w:ascii="Arial" w:hAnsi="Arial" w:cs="Arial"/>
                                  <w:sz w:val="20"/>
                                  <w:szCs w:val="20"/>
                                </w:rPr>
                              </w:pPr>
                              <w:r w:rsidRPr="00020F89">
                                <w:rPr>
                                  <w:rFonts w:ascii="Arial" w:hAnsi="Arial" w:cs="Arial"/>
                                  <w:sz w:val="20"/>
                                  <w:szCs w:val="20"/>
                                </w:rPr>
                                <w:t>Use safe methods when working around electrical test equipment!</w:t>
                              </w:r>
                            </w:p>
                          </w:tc>
                        </w:tr>
                        <w:tr w:rsidR="00C16350" w14:paraId="0DF392D6" w14:textId="77777777">
                          <w:trPr>
                            <w:trHeight w:val="1545"/>
                          </w:trPr>
                          <w:tc>
                            <w:tcPr>
                              <w:tcW w:w="1842" w:type="dxa"/>
                              <w:vAlign w:val="center"/>
                            </w:tcPr>
                            <w:p w:rsidR="00C16350" w:rsidRDefault="00C16350" w14:paraId="071DC6EC" w14:textId="77777777">
                              <w:pPr>
                                <w:ind w:right="-108" w:hanging="120"/>
                                <w:jc w:val="center"/>
                              </w:pPr>
                              <w:r>
                                <w:t xml:space="preserve">Arc flash dangers!   </w:t>
                              </w:r>
                            </w:p>
                          </w:tc>
                          <w:tc>
                            <w:tcPr>
                              <w:tcW w:w="4506" w:type="dxa"/>
                              <w:vAlign w:val="center"/>
                            </w:tcPr>
                            <w:p w:rsidRPr="00020F89" w:rsidR="00C16350" w:rsidP="00020F89" w:rsidRDefault="00C16350" w14:paraId="61134BBF" w14:textId="77777777">
                              <w:pPr>
                                <w:rPr>
                                  <w:rFonts w:ascii="Arial" w:hAnsi="Arial" w:cs="Arial"/>
                                  <w:sz w:val="20"/>
                                  <w:szCs w:val="20"/>
                                </w:rPr>
                              </w:pPr>
                              <w:r w:rsidRPr="00020F89">
                                <w:rPr>
                                  <w:rFonts w:ascii="Arial" w:hAnsi="Arial" w:cs="Arial"/>
                                  <w:sz w:val="20"/>
                                  <w:szCs w:val="20"/>
                                </w:rPr>
                                <w:t>Protect yourself and others from Arc Flash!  Wear eye protection and provide shielding from arc!</w:t>
                              </w:r>
                            </w:p>
                          </w:tc>
                        </w:tr>
                      </w:tbl>
                      <w:p w:rsidR="00C16350" w:rsidRDefault="00C16350" w14:paraId="3CF2D8B6" w14:textId="77777777"/>
                    </w:txbxContent>
                  </v:textbox>
                </v:shape>
              </v:group>
            </w:pict>
          </mc:Fallback>
        </mc:AlternateContent>
      </w:r>
      <w:r>
        <w:rPr>
          <w:noProof/>
        </w:rPr>
        <mc:AlternateContent>
          <mc:Choice Requires="wps">
            <w:drawing>
              <wp:anchor distT="0" distB="0" distL="114300" distR="114300" simplePos="0" relativeHeight="251658240" behindDoc="0" locked="0" layoutInCell="1" allowOverlap="1" wp14:anchorId="6855D90C" wp14:editId="4B1A0DEA">
                <wp:simplePos x="0" y="0"/>
                <wp:positionH relativeFrom="column">
                  <wp:posOffset>4112260</wp:posOffset>
                </wp:positionH>
                <wp:positionV relativeFrom="paragraph">
                  <wp:posOffset>-145415</wp:posOffset>
                </wp:positionV>
                <wp:extent cx="2141220" cy="1147445"/>
                <wp:effectExtent l="0" t="0" r="0" b="0"/>
                <wp:wrapNone/>
                <wp:docPr id="511606715" name="Text Box 1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220" cy="1147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16350" w:rsidRDefault="00C16350" w14:paraId="34AC23AC" w14:textId="77777777">
                            <w:pPr>
                              <w:jc w:val="both"/>
                            </w:pPr>
                          </w:p>
                          <w:p w:rsidR="00C16350" w:rsidRDefault="00C16350" w14:paraId="4AE1457D" w14:textId="77777777">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DA422FA">
              <v:shape id="Text Box 1931" style="position:absolute;margin-left:323.8pt;margin-top:-11.45pt;width:168.6pt;height:9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" w14:anchorId="6855D90C">
                <v:textbox>
                  <w:txbxContent>
                    <w:p w:rsidR="00C16350" w:rsidRDefault="00C16350" w14:paraId="0FB78278" w14:textId="77777777">
                      <w:pPr>
                        <w:jc w:val="both"/>
                      </w:pPr>
                    </w:p>
                    <w:p w:rsidR="00C16350" w:rsidRDefault="00C16350" w14:paraId="1FC39945" w14:textId="77777777">
                      <w:pPr>
                        <w:jc w:val="both"/>
                      </w:pPr>
                    </w:p>
                  </w:txbxContent>
                </v:textbox>
              </v:shape>
            </w:pict>
          </mc:Fallback>
        </mc:AlternateContent>
      </w:r>
      <w:r>
        <w:rPr>
          <w:noProof/>
        </w:rPr>
        <mc:AlternateContent>
          <mc:Choice Requires="wps">
            <w:drawing>
              <wp:anchor distT="0" distB="0" distL="114300" distR="114300" simplePos="0" relativeHeight="251658251" behindDoc="0" locked="0" layoutInCell="1" allowOverlap="1" wp14:anchorId="40749D37" wp14:editId="3DF82C56">
                <wp:simplePos x="0" y="0"/>
                <wp:positionH relativeFrom="column">
                  <wp:posOffset>-533400</wp:posOffset>
                </wp:positionH>
                <wp:positionV relativeFrom="paragraph">
                  <wp:posOffset>-612140</wp:posOffset>
                </wp:positionV>
                <wp:extent cx="7010400" cy="325120"/>
                <wp:effectExtent l="0" t="6985" r="28575" b="29845"/>
                <wp:wrapNone/>
                <wp:docPr id="203313449" name="WordArt 1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010400" cy="32512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921805" w:rsidP="00921805" w:rsidRDefault="00921805" w14:paraId="2F1E579B" w14:textId="77777777">
                            <w:pPr>
                              <w:jc w:val="center"/>
                              <w:rPr>
                                <w:rFonts w:ascii="Impact" w:hAnsi="Impact"/>
                                <w:shadow/>
                                <w:color w:val="FFFF00"/>
                                <w:sz w:val="72"/>
                                <w:szCs w:val="72"/>
                                <w14:shadow w14:blurRad="0" w14:dist="35941" w14:dir="2700000" w14:sx="100000" w14:sy="100000" w14:kx="0" w14:ky="0" w14:algn="ctr">
                                  <w14:srgbClr w14:val="C0C0C0">
                                    <w14:alpha w14:val="20000"/>
                                  </w14:srgbClr>
                                </w14:shadow>
                                <w14:textFill>
                                  <w14:gradFill>
                                    <w14:gsLst>
                                      <w14:gs w14:pos="0">
                                        <w14:srgbClr w14:val="FFFF00"/>
                                      </w14:gs>
                                      <w14:gs w14:pos="100000">
                                        <w14:srgbClr w14:val="FF9933"/>
                                      </w14:gs>
                                    </w14:gsLst>
                                    <w14:path w14:path="rect">
                                      <w14:fillToRect w14:l="50000" w14:t="50000" w14:r="50000" w14:b="50000"/>
                                    </w14:path>
                                  </w14:gradFill>
                                </w14:textFill>
                              </w:rPr>
                            </w:pPr>
                            <w:r>
                              <w:rPr>
                                <w:rFonts w:ascii="Impact" w:hAnsi="Impact"/>
                                <w:shadow/>
                                <w:color w:val="FFFF00"/>
                                <w:sz w:val="72"/>
                                <w:szCs w:val="72"/>
                                <w14:shadow w14:blurRad="0" w14:dist="35941" w14:dir="2700000" w14:sx="100000" w14:sy="100000" w14:kx="0" w14:ky="0" w14:algn="ctr">
                                  <w14:srgbClr w14:val="C0C0C0">
                                    <w14:alpha w14:val="20000"/>
                                  </w14:srgbClr>
                                </w14:shadow>
                                <w14:textFill>
                                  <w14:gradFill>
                                    <w14:gsLst>
                                      <w14:gs w14:pos="0">
                                        <w14:srgbClr w14:val="FFFF00"/>
                                      </w14:gs>
                                      <w14:gs w14:pos="100000">
                                        <w14:srgbClr w14:val="FF9933"/>
                                      </w14:gs>
                                    </w14:gsLst>
                                    <w14:path w14:path="rect">
                                      <w14:fillToRect w14:l="50000" w14:t="50000" w14:r="50000" w14:b="50000"/>
                                    </w14:path>
                                  </w14:gradFill>
                                </w14:textFill>
                              </w:rPr>
                              <w:t>Safety Rules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w14:anchorId="076B62D2">
              <v:shape id="WordArt 1970" style="position:absolute;margin-left:-42pt;margin-top:-48.2pt;width:552pt;height:25.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" w14:anchorId="40749D37">
                <v:stroke joinstyle="round"/>
                <o:lock v:ext="edit" shapetype="t"/>
                <v:textbox style="mso-fit-shape-to-text:t">
                  <w:txbxContent>
                    <w:p w:rsidR="00921805" w:rsidP="00921805" w:rsidRDefault="00921805" w14:paraId="71ED85BC" w14:textId="77777777">
                      <w:pPr>
                        <w:jc w:val="center"/>
                        <w:rPr>
                          <w:rFonts w:ascii="Impact" w:hAnsi="Impact"/>
                          <w:shadow/>
                          <w:color w:val="FFFF00"/>
                          <w:sz w:val="72"/>
                          <w:szCs w:val="72"/>
                          <w14:shadow w14:blurRad="0" w14:dist="35941" w14:dir="2700000" w14:sx="100000" w14:sy="100000" w14:kx="0" w14:ky="0" w14:algn="ctr">
                            <w14:srgbClr w14:val="C0C0C0">
                              <w14:alpha w14:val="20000"/>
                            </w14:srgbClr>
                          </w14:shadow>
                          <w14:textFill>
                            <w14:gradFill>
                              <w14:gsLst>
                                <w14:gs w14:pos="0">
                                  <w14:srgbClr w14:val="FFFF00"/>
                                </w14:gs>
                                <w14:gs w14:pos="100000">
                                  <w14:srgbClr w14:val="FF9933"/>
                                </w14:gs>
                              </w14:gsLst>
                              <w14:path w14:path="rect">
                                <w14:fillToRect w14:l="50000" w14:t="50000" w14:r="50000" w14:b="50000"/>
                              </w14:path>
                            </w14:gradFill>
                          </w14:textFill>
                        </w:rPr>
                      </w:pPr>
                      <w:r>
                        <w:rPr>
                          <w:rFonts w:ascii="Impact" w:hAnsi="Impact"/>
                          <w:shadow/>
                          <w:color w:val="FFFF00"/>
                          <w:sz w:val="72"/>
                          <w:szCs w:val="72"/>
                          <w14:shadow w14:blurRad="0" w14:dist="35941" w14:dir="2700000" w14:sx="100000" w14:sy="100000" w14:kx="0" w14:ky="0" w14:algn="ctr">
                            <w14:srgbClr w14:val="C0C0C0">
                              <w14:alpha w14:val="20000"/>
                            </w14:srgbClr>
                          </w14:shadow>
                          <w14:textFill>
                            <w14:gradFill>
                              <w14:gsLst>
                                <w14:gs w14:pos="0">
                                  <w14:srgbClr w14:val="FFFF00"/>
                                </w14:gs>
                                <w14:gs w14:pos="100000">
                                  <w14:srgbClr w14:val="FF9933"/>
                                </w14:gs>
                              </w14:gsLst>
                              <w14:path w14:path="rect">
                                <w14:fillToRect w14:l="50000" w14:t="50000" w14:r="50000" w14:b="50000"/>
                              </w14:path>
                            </w14:gradFill>
                          </w14:textFill>
                        </w:rPr>
                        <w:t>Safety Rules</w:t>
                      </w:r>
                    </w:p>
                  </w:txbxContent>
                </v:textbox>
              </v:shape>
            </w:pict>
          </mc:Fallback>
        </mc:AlternateContent>
      </w:r>
      <w:r>
        <w:rPr>
          <w:noProof/>
        </w:rPr>
        <mc:AlternateContent>
          <mc:Choice Requires="wpc">
            <w:drawing>
              <wp:inline distT="0" distB="0" distL="0" distR="0" wp14:anchorId="62CE8DE5" wp14:editId="7432A4D0">
                <wp:extent cx="5715000" cy="3429000"/>
                <wp:effectExtent l="0" t="0" r="0" b="0"/>
                <wp:docPr id="2045" name="Canvas 579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63907229" name="Text Box 5791"/>
                        <wps:cNvSpPr txBox="1">
                          <a:spLocks noChangeArrowheads="1"/>
                        </wps:cNvSpPr>
                        <wps:spPr bwMode="auto">
                          <a:xfrm>
                            <a:off x="4343400" y="2171700"/>
                            <a:ext cx="11430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16350" w:rsidRDefault="00C16350" w14:paraId="3EB0F210" w14:textId="77777777">
                              <w:pPr>
                                <w:rPr>
                                  <w:b/>
                                </w:rPr>
                              </w:pPr>
                              <w:r w:rsidRPr="00EC40D7">
                                <w:rPr>
                                  <w:b/>
                                </w:rPr>
                                <w:t>Security Emergency</w:t>
                              </w:r>
                            </w:p>
                            <w:p w:rsidR="00C16350" w:rsidRDefault="00C16350" w14:paraId="254337F7" w14:textId="77777777">
                              <w:pPr>
                                <w:rPr>
                                  <w:b/>
                                </w:rPr>
                              </w:pPr>
                            </w:p>
                            <w:p w:rsidRPr="00EC40D7" w:rsidR="00C16350" w:rsidRDefault="00C16350" w14:paraId="1EC6C4A4" w14:textId="77777777">
                              <w:pPr>
                                <w:rPr>
                                  <w:b/>
                                </w:rPr>
                              </w:pPr>
                              <w:r>
                                <w:rPr>
                                  <w:b/>
                                </w:rPr>
                                <w:t>41911</w:t>
                              </w:r>
                            </w:p>
                            <w:p w:rsidRPr="00EC40D7" w:rsidR="00C16350" w:rsidRDefault="00C16350" w14:paraId="4A728D1C" w14:textId="77777777">
                              <w:pPr>
                                <w:rPr>
                                  <w:b/>
                                </w:rPr>
                              </w:pPr>
                            </w:p>
                          </w:txbxContent>
                        </wps:txbx>
                        <wps:bodyPr rot="0" vert="horz" wrap="square" lIns="91440" tIns="45720" rIns="91440" bIns="45720" anchor="t" anchorCtr="0" upright="1">
                          <a:noAutofit/>
                        </wps:bodyPr>
                      </wps:wsp>
                    </wpc:wpc>
                  </a:graphicData>
                </a:graphic>
              </wp:inline>
            </w:drawing>
          </mc:Choice>
          <mc:Fallback>
            <w:pict w14:anchorId="61D67C21">
              <v:group id="Canvas 5790" style="width:450pt;height:270pt;mso-position-horizontal-relative:char;mso-position-vertical-relative:line" coordsize="57150,34290" o:spid="_x0000_s1054" editas="canvas" w14:anchorId="62CE8D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55" style="position:absolute;width:57150;height:34290;visibility:visible;mso-wrap-style:square" type="#_x0000_t75">
                  <v:fill o:detectmouseclick="t"/>
                  <v:path o:connecttype="none"/>
                </v:shape>
                <v:shape id="Text Box 5791" style="position:absolute;left:43434;top:21717;width:11430;height:8001;visibility:visible;mso-wrap-style:square;v-text-anchor:top" o:spid="_x0000_s105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">
                  <v:textbox>
                    <w:txbxContent>
                      <w:p w:rsidR="00C16350" w:rsidRDefault="00C16350" w14:paraId="6862DC4A" w14:textId="77777777">
                        <w:pPr>
                          <w:rPr>
                            <w:b/>
                          </w:rPr>
                        </w:pPr>
                        <w:r w:rsidRPr="00EC40D7">
                          <w:rPr>
                            <w:b/>
                          </w:rPr>
                          <w:t>Security Emergency</w:t>
                        </w:r>
                      </w:p>
                      <w:p w:rsidR="00C16350" w:rsidRDefault="00C16350" w14:paraId="0562CB0E" w14:textId="77777777">
                        <w:pPr>
                          <w:rPr>
                            <w:b/>
                          </w:rPr>
                        </w:pPr>
                      </w:p>
                      <w:p w:rsidRPr="00EC40D7" w:rsidR="00C16350" w:rsidRDefault="00C16350" w14:paraId="68444202" w14:textId="77777777">
                        <w:pPr>
                          <w:rPr>
                            <w:b/>
                          </w:rPr>
                        </w:pPr>
                        <w:r>
                          <w:rPr>
                            <w:b/>
                          </w:rPr>
                          <w:t>41911</w:t>
                        </w:r>
                      </w:p>
                      <w:p w:rsidRPr="00EC40D7" w:rsidR="00C16350" w:rsidRDefault="00C16350" w14:paraId="34CE0A41" w14:textId="77777777">
                        <w:pPr>
                          <w:rPr>
                            <w:b/>
                          </w:rPr>
                        </w:pPr>
                      </w:p>
                    </w:txbxContent>
                  </v:textbox>
                </v:shape>
                <w10:anchorlock/>
              </v:group>
            </w:pict>
          </mc:Fallback>
        </mc:AlternateContent>
      </w:r>
      <w:r>
        <w:rPr>
          <w:noProof/>
        </w:rPr>
        <mc:AlternateContent>
          <mc:Choice Requires="wpc">
            <w:drawing>
              <wp:inline distT="0" distB="0" distL="0" distR="0" wp14:anchorId="29268214" wp14:editId="4EC306DD">
                <wp:extent cx="5715000" cy="3429000"/>
                <wp:effectExtent l="0" t="0" r="0" b="0"/>
                <wp:docPr id="2040" name="Canvas 579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179066831" name="Text Box 5794"/>
                        <wps:cNvSpPr txBox="1">
                          <a:spLocks noChangeArrowheads="1"/>
                        </wps:cNvSpPr>
                        <wps:spPr bwMode="auto">
                          <a:xfrm>
                            <a:off x="4114800" y="685800"/>
                            <a:ext cx="1600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16350" w:rsidRDefault="00C16350" w14:paraId="344C3084" w14:textId="77777777"/>
                          </w:txbxContent>
                        </wps:txbx>
                        <wps:bodyPr rot="0" vert="horz" wrap="square" lIns="91440" tIns="45720" rIns="91440" bIns="45720" anchor="t" anchorCtr="0" upright="1">
                          <a:noAutofit/>
                        </wps:bodyPr>
                      </wps:wsp>
                      <wps:wsp>
                        <wps:cNvPr id="452278007" name="Text Box 5795"/>
                        <wps:cNvSpPr txBox="1">
                          <a:spLocks noChangeArrowheads="1"/>
                        </wps:cNvSpPr>
                        <wps:spPr bwMode="auto">
                          <a:xfrm>
                            <a:off x="3886200" y="800100"/>
                            <a:ext cx="914400" cy="87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16350" w:rsidRDefault="00C16350" w14:paraId="6D78270E" w14:textId="77777777"/>
                          </w:txbxContent>
                        </wps:txbx>
                        <wps:bodyPr rot="0" vert="horz" wrap="square" lIns="91440" tIns="45720" rIns="91440" bIns="45720" anchor="t" anchorCtr="0" upright="1">
                          <a:noAutofit/>
                        </wps:bodyPr>
                      </wps:wsp>
                      <wps:wsp>
                        <wps:cNvPr id="703392957" name="Text Box 5796"/>
                        <wps:cNvSpPr txBox="1">
                          <a:spLocks noChangeArrowheads="1"/>
                        </wps:cNvSpPr>
                        <wps:spPr bwMode="auto">
                          <a:xfrm>
                            <a:off x="3429000" y="91440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16350" w:rsidRDefault="00C16350" w14:paraId="69CB51E9" w14:textId="77777777"/>
                          </w:txbxContent>
                        </wps:txbx>
                        <wps:bodyPr rot="0" vert="horz" wrap="square" lIns="91440" tIns="45720" rIns="91440" bIns="45720" anchor="t" anchorCtr="0" upright="1">
                          <a:noAutofit/>
                        </wps:bodyPr>
                      </wps:wsp>
                    </wpc:wpc>
                  </a:graphicData>
                </a:graphic>
              </wp:inline>
            </w:drawing>
          </mc:Choice>
          <mc:Fallback>
            <w:pict w14:anchorId="2690681B">
              <v:group id="Canvas 5793" style="width:450pt;height:270pt;mso-position-horizontal-relative:char;mso-position-vertical-relative:line" coordsize="57150,34290" o:spid="_x0000_s1057" editas="canvas" w14:anchorId="29268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">
                <v:shape id="_x0000_s1058" style="position:absolute;width:57150;height:34290;visibility:visible;mso-wrap-style:square" type="#_x0000_t75">
                  <v:fill o:detectmouseclick="t"/>
                  <v:path o:connecttype="none"/>
                </v:shape>
                <v:shape id="Text Box 5794" style="position:absolute;left:41148;top:6858;width:16002;height:2286;visibility:visible;mso-wrap-style:square;v-text-anchor:top" o:spid="_x0000_s105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">
                  <v:textbox>
                    <w:txbxContent>
                      <w:p w:rsidR="00C16350" w:rsidRDefault="00C16350" w14:paraId="62EBF3C5" w14:textId="77777777"/>
                    </w:txbxContent>
                  </v:textbox>
                </v:shape>
                <v:shape id="Text Box 5795" style="position:absolute;left:38862;top:8001;width:9144;height:8739;visibility:visible;mso-wrap-style:square;v-text-anchor:top" o:spid="_x0000_s106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">
                  <v:textbox>
                    <w:txbxContent>
                      <w:p w:rsidR="00C16350" w:rsidRDefault="00C16350" w14:paraId="6D98A12B" w14:textId="77777777"/>
                    </w:txbxContent>
                  </v:textbox>
                </v:shape>
                <v:shape id="Text Box 5796" style="position:absolute;left:34290;top:9144;width:22860;height:6858;visibility:visible;mso-wrap-style:square;v-text-anchor:top" o:spid="_x0000_s106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">
                  <v:textbox>
                    <w:txbxContent>
                      <w:p w:rsidR="00C16350" w:rsidRDefault="00C16350" w14:paraId="2946DB82" w14:textId="77777777"/>
                    </w:txbxContent>
                  </v:textbox>
                </v:shape>
                <w10:anchorlock/>
              </v:group>
            </w:pict>
          </mc:Fallback>
        </mc:AlternateContent>
      </w:r>
    </w:p>
    <w:p w:rsidR="00D973C0" w:rsidRDefault="00D973C0" w14:paraId="5EA195E0" w14:textId="77777777">
      <w:pPr>
        <w:jc w:val="center"/>
        <w:rPr>
          <w:rFonts w:ascii="Arial" w:hAnsi="Arial" w:cs="Arial"/>
          <w:b/>
          <w:bCs/>
          <w:sz w:val="2"/>
          <w:szCs w:val="2"/>
        </w:rPr>
      </w:pPr>
    </w:p>
    <w:p w:rsidR="00037DEE" w:rsidRDefault="00083113" w14:paraId="77FF9ABF" w14:textId="77777777">
      <w:pPr>
        <w:jc w:val="center"/>
        <w:rPr>
          <w:rFonts w:ascii="Arial" w:hAnsi="Arial" w:cs="Arial"/>
          <w:b/>
          <w:bCs/>
          <w:color w:val="FF6600"/>
          <w:sz w:val="44"/>
          <w:szCs w:val="44"/>
        </w:rPr>
      </w:pPr>
      <w:bookmarkStart w:name="_Hlk17024818" w:id="9"/>
      <w:r>
        <w:rPr>
          <w:rFonts w:ascii="Arial" w:hAnsi="Arial" w:cs="Arial"/>
          <w:b/>
          <w:bCs/>
          <w:color w:val="FF6600"/>
          <w:sz w:val="44"/>
          <w:szCs w:val="44"/>
        </w:rPr>
        <w:t xml:space="preserve">        </w:t>
      </w:r>
    </w:p>
    <w:bookmarkEnd w:id="9"/>
    <w:p w:rsidRPr="005021B3" w:rsidR="00D973C0" w:rsidRDefault="00083113" w14:paraId="7C966F2A" w14:textId="77777777">
      <w:pPr>
        <w:jc w:val="center"/>
        <w:rPr>
          <w:rFonts w:ascii="Arial" w:hAnsi="Arial" w:cs="Arial"/>
          <w:b/>
          <w:bCs/>
          <w:color w:val="FF6600"/>
          <w:sz w:val="52"/>
          <w:szCs w:val="52"/>
        </w:rPr>
      </w:pPr>
      <w:r>
        <w:rPr>
          <w:rFonts w:ascii="Arial" w:hAnsi="Arial" w:cs="Arial"/>
          <w:b/>
          <w:bCs/>
          <w:color w:val="FF6600"/>
          <w:sz w:val="44"/>
          <w:szCs w:val="44"/>
        </w:rPr>
        <w:t xml:space="preserve"> </w:t>
      </w:r>
      <w:r w:rsidRPr="005021B3" w:rsidR="00AC2013">
        <w:rPr>
          <w:rFonts w:ascii="Arial" w:hAnsi="Arial" w:cs="Arial"/>
          <w:b/>
          <w:bCs/>
          <w:color w:val="FF6600"/>
          <w:sz w:val="52"/>
          <w:szCs w:val="52"/>
        </w:rPr>
        <w:t>REFLEX ACTION SHEET</w:t>
      </w:r>
    </w:p>
    <w:p w:rsidR="00045847" w:rsidP="00200A6F" w:rsidRDefault="00200A6F" w14:paraId="32339911" w14:textId="77777777">
      <w:pPr>
        <w:ind w:left="2124" w:firstLine="708"/>
        <w:rPr>
          <w:rFonts w:ascii="Arial" w:hAnsi="Arial" w:cs="Arial"/>
          <w:b/>
          <w:bCs/>
          <w:color w:val="FF6600"/>
          <w:sz w:val="44"/>
          <w:szCs w:val="44"/>
        </w:rPr>
      </w:pPr>
      <w:r>
        <w:rPr>
          <w:rFonts w:ascii="Arial" w:hAnsi="Arial" w:cs="Arial"/>
          <w:b/>
          <w:bCs/>
          <w:color w:val="FF6600"/>
          <w:sz w:val="44"/>
          <w:szCs w:val="44"/>
        </w:rPr>
        <w:t>METAL</w:t>
      </w:r>
      <w:r w:rsidR="00045847">
        <w:rPr>
          <w:rFonts w:ascii="Arial" w:hAnsi="Arial" w:cs="Arial"/>
          <w:b/>
          <w:bCs/>
          <w:color w:val="FF6600"/>
          <w:sz w:val="44"/>
          <w:szCs w:val="44"/>
        </w:rPr>
        <w:t xml:space="preserve"> LATHE</w:t>
      </w:r>
      <w:r>
        <w:rPr>
          <w:rFonts w:ascii="Arial" w:hAnsi="Arial" w:cs="Arial"/>
          <w:b/>
          <w:bCs/>
          <w:color w:val="FF6600"/>
          <w:sz w:val="44"/>
          <w:szCs w:val="44"/>
        </w:rPr>
        <w:t xml:space="preserve"> </w:t>
      </w:r>
    </w:p>
    <w:p w:rsidR="00045847" w:rsidRDefault="00045847" w14:paraId="0083EFEE" w14:textId="77777777">
      <w:pPr>
        <w:jc w:val="center"/>
        <w:rPr>
          <w:rFonts w:ascii="Arial" w:hAnsi="Arial" w:cs="Arial"/>
          <w:b/>
          <w:bCs/>
          <w:color w:val="FF6600"/>
          <w:sz w:val="44"/>
          <w:szCs w:val="44"/>
        </w:rPr>
      </w:pPr>
    </w:p>
    <w:p w:rsidR="00045847" w:rsidRDefault="00921805" w14:paraId="60982D43" w14:textId="143E2832">
      <w:pPr>
        <w:jc w:val="center"/>
        <w:rPr>
          <w:rFonts w:ascii="Arial" w:hAnsi="Arial" w:cs="Arial"/>
          <w:b/>
          <w:bCs/>
          <w:color w:val="FF6600"/>
          <w:sz w:val="44"/>
          <w:szCs w:val="44"/>
        </w:rPr>
      </w:pPr>
      <w:r>
        <w:rPr>
          <w:noProof/>
        </w:rPr>
        <w:drawing>
          <wp:inline distT="0" distB="0" distL="0" distR="0" wp14:anchorId="455904B8" wp14:editId="55D9C77C">
            <wp:extent cx="4276725" cy="2743200"/>
            <wp:effectExtent l="0" t="0" r="0" b="0"/>
            <wp:docPr id="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276725" cy="2743200"/>
                    </a:xfrm>
                    <a:prstGeom prst="rect">
                      <a:avLst/>
                    </a:prstGeom>
                    <a:noFill/>
                    <a:ln>
                      <a:noFill/>
                    </a:ln>
                  </pic:spPr>
                </pic:pic>
              </a:graphicData>
            </a:graphic>
          </wp:inline>
        </w:drawing>
      </w:r>
    </w:p>
    <w:p w:rsidR="00141984" w:rsidRDefault="00921805" w14:paraId="490D5F32" w14:textId="5B275384">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61" behindDoc="0" locked="0" layoutInCell="1" allowOverlap="1" wp14:anchorId="6112B7A7" wp14:editId="272F42ED">
                <wp:simplePos x="0" y="0"/>
                <wp:positionH relativeFrom="column">
                  <wp:posOffset>-152400</wp:posOffset>
                </wp:positionH>
                <wp:positionV relativeFrom="paragraph">
                  <wp:posOffset>247015</wp:posOffset>
                </wp:positionV>
                <wp:extent cx="5991225" cy="3179445"/>
                <wp:effectExtent l="19050" t="18415" r="19050" b="21590"/>
                <wp:wrapNone/>
                <wp:docPr id="2042329910" name="Text Box 2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317944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2F76B766" w14:textId="77777777"/>
                          <w:p w:rsidR="00C16350" w:rsidRDefault="00C16350" w14:paraId="78668949" w14:textId="77777777">
                            <w:pPr>
                              <w:rPr>
                                <w:b/>
                                <w:color w:val="FF0000"/>
                                <w:sz w:val="28"/>
                                <w:szCs w:val="28"/>
                              </w:rPr>
                            </w:pPr>
                            <w:r w:rsidRPr="00045847">
                              <w:rPr>
                                <w:b/>
                                <w:color w:val="FF0000"/>
                                <w:sz w:val="28"/>
                                <w:szCs w:val="28"/>
                              </w:rPr>
                              <w:t>Action A – PPE = Safety glasses &amp; gloves (use caution when gloved hands ae placed near the work or cutting tool</w:t>
                            </w:r>
                          </w:p>
                          <w:p w:rsidR="00C16350" w:rsidRDefault="00C16350" w14:paraId="10ADAF6E" w14:textId="77777777">
                            <w:pPr>
                              <w:rPr>
                                <w:b/>
                                <w:color w:val="FF0000"/>
                                <w:sz w:val="28"/>
                                <w:szCs w:val="28"/>
                              </w:rPr>
                            </w:pPr>
                          </w:p>
                          <w:p w:rsidR="00C16350" w:rsidRDefault="00C16350" w14:paraId="722FD6D0" w14:textId="77777777">
                            <w:pPr>
                              <w:rPr>
                                <w:b/>
                                <w:color w:val="FF0000"/>
                                <w:sz w:val="28"/>
                                <w:szCs w:val="28"/>
                              </w:rPr>
                            </w:pPr>
                            <w:r>
                              <w:rPr>
                                <w:b/>
                                <w:color w:val="FF0000"/>
                                <w:sz w:val="28"/>
                                <w:szCs w:val="28"/>
                              </w:rPr>
                              <w:t xml:space="preserve">Action B – </w:t>
                            </w:r>
                            <w:r w:rsidRPr="00045847">
                              <w:rPr>
                                <w:b/>
                                <w:color w:val="FF0000"/>
                                <w:sz w:val="28"/>
                                <w:szCs w:val="28"/>
                                <w:u w:val="single"/>
                              </w:rPr>
                              <w:t>Certification is required</w:t>
                            </w:r>
                            <w:r>
                              <w:rPr>
                                <w:b/>
                                <w:color w:val="FF0000"/>
                                <w:sz w:val="28"/>
                                <w:szCs w:val="28"/>
                              </w:rPr>
                              <w:t xml:space="preserve"> to operate any lathe</w:t>
                            </w:r>
                          </w:p>
                          <w:p w:rsidR="00C16350" w:rsidRDefault="00C16350" w14:paraId="3050F12F" w14:textId="77777777">
                            <w:pPr>
                              <w:rPr>
                                <w:b/>
                                <w:color w:val="FF0000"/>
                                <w:sz w:val="28"/>
                                <w:szCs w:val="28"/>
                              </w:rPr>
                            </w:pPr>
                          </w:p>
                          <w:p w:rsidR="00C16350" w:rsidRDefault="00C16350" w14:paraId="2C416939" w14:textId="77777777">
                            <w:pPr>
                              <w:rPr>
                                <w:b/>
                                <w:color w:val="FF0000"/>
                                <w:sz w:val="28"/>
                                <w:szCs w:val="28"/>
                              </w:rPr>
                            </w:pPr>
                            <w:r>
                              <w:rPr>
                                <w:b/>
                                <w:color w:val="FF0000"/>
                                <w:sz w:val="28"/>
                                <w:szCs w:val="28"/>
                              </w:rPr>
                              <w:t>Action C – Make sure the work is secured in the chuck</w:t>
                            </w:r>
                          </w:p>
                          <w:p w:rsidR="00C16350" w:rsidRDefault="00C16350" w14:paraId="646E7EAE" w14:textId="77777777">
                            <w:pPr>
                              <w:rPr>
                                <w:b/>
                                <w:color w:val="FF0000"/>
                                <w:sz w:val="28"/>
                                <w:szCs w:val="28"/>
                              </w:rPr>
                            </w:pPr>
                          </w:p>
                          <w:p w:rsidR="00C16350" w:rsidRDefault="00C16350" w14:paraId="7DFEC448" w14:textId="77777777">
                            <w:pPr>
                              <w:rPr>
                                <w:b/>
                                <w:color w:val="FF0000"/>
                                <w:sz w:val="28"/>
                                <w:szCs w:val="28"/>
                              </w:rPr>
                            </w:pPr>
                            <w:r>
                              <w:rPr>
                                <w:b/>
                                <w:color w:val="FF0000"/>
                                <w:sz w:val="28"/>
                                <w:szCs w:val="28"/>
                              </w:rPr>
                              <w:t>Action D – Make sure the cutting tool is secured in the tool post</w:t>
                            </w:r>
                          </w:p>
                          <w:p w:rsidR="00C16350" w:rsidRDefault="00C16350" w14:paraId="31BCEDA7" w14:textId="77777777">
                            <w:pPr>
                              <w:rPr>
                                <w:b/>
                                <w:color w:val="FF0000"/>
                                <w:sz w:val="28"/>
                                <w:szCs w:val="28"/>
                              </w:rPr>
                            </w:pPr>
                          </w:p>
                          <w:p w:rsidR="00C16350" w:rsidRDefault="00C16350" w14:paraId="37F5DDEF" w14:textId="77777777">
                            <w:pPr>
                              <w:rPr>
                                <w:b/>
                                <w:color w:val="FF0000"/>
                                <w:sz w:val="28"/>
                                <w:szCs w:val="28"/>
                              </w:rPr>
                            </w:pPr>
                            <w:r>
                              <w:rPr>
                                <w:b/>
                                <w:color w:val="FF0000"/>
                                <w:sz w:val="28"/>
                                <w:szCs w:val="28"/>
                              </w:rPr>
                              <w:t>Action E – Make sure correct feed/speed are selected when operating in automatic</w:t>
                            </w:r>
                          </w:p>
                          <w:p w:rsidR="00C16350" w:rsidRDefault="00C16350" w14:paraId="6E4FF17D" w14:textId="77777777">
                            <w:pPr>
                              <w:rPr>
                                <w:b/>
                                <w:color w:val="FF0000"/>
                                <w:sz w:val="28"/>
                                <w:szCs w:val="28"/>
                              </w:rPr>
                            </w:pPr>
                          </w:p>
                          <w:p w:rsidR="00C16350" w:rsidRDefault="00C16350" w14:paraId="0BF0362F" w14:textId="77777777">
                            <w:pPr>
                              <w:rPr>
                                <w:b/>
                                <w:color w:val="FF0000"/>
                                <w:sz w:val="28"/>
                                <w:szCs w:val="28"/>
                              </w:rPr>
                            </w:pPr>
                            <w:r>
                              <w:rPr>
                                <w:b/>
                                <w:color w:val="FF0000"/>
                                <w:sz w:val="28"/>
                                <w:szCs w:val="28"/>
                              </w:rPr>
                              <w:t>Action F – Make sure the steady rest is properly secured when it is being utilized</w:t>
                            </w:r>
                          </w:p>
                          <w:p w:rsidR="00C16350" w:rsidRDefault="00C16350" w14:paraId="195B6099" w14:textId="77777777">
                            <w:pPr>
                              <w:rPr>
                                <w:b/>
                                <w:color w:val="FF0000"/>
                                <w:sz w:val="28"/>
                                <w:szCs w:val="28"/>
                              </w:rPr>
                            </w:pPr>
                          </w:p>
                          <w:p w:rsidRPr="00045847" w:rsidR="00C16350" w:rsidRDefault="00C16350" w14:paraId="619597E9" w14:textId="77777777">
                            <w:pPr>
                              <w:rPr>
                                <w:b/>
                                <w:color w:val="FF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BF5095A">
              <v:shape id="Text Box 2118" style="position:absolute;left:0;text-align:left;margin-left:-12pt;margin-top:19.45pt;width:471.75pt;height:250.3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2"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" w14:anchorId="6112B7A7">
                <v:textbox>
                  <w:txbxContent>
                    <w:p w:rsidR="00C16350" w:rsidRDefault="00C16350" w14:paraId="5997CC1D" w14:textId="77777777"/>
                    <w:p w:rsidR="00C16350" w:rsidRDefault="00C16350" w14:paraId="61A3162B" w14:textId="77777777">
                      <w:pPr>
                        <w:rPr>
                          <w:b/>
                          <w:color w:val="FF0000"/>
                          <w:sz w:val="28"/>
                          <w:szCs w:val="28"/>
                        </w:rPr>
                      </w:pPr>
                      <w:r w:rsidRPr="00045847">
                        <w:rPr>
                          <w:b/>
                          <w:color w:val="FF0000"/>
                          <w:sz w:val="28"/>
                          <w:szCs w:val="28"/>
                        </w:rPr>
                        <w:t>Action A – PPE = Safety glasses &amp; gloves (use caution when gloved hands ae placed near the work or cutting tool</w:t>
                      </w:r>
                    </w:p>
                    <w:p w:rsidR="00C16350" w:rsidRDefault="00C16350" w14:paraId="110FFD37" w14:textId="77777777">
                      <w:pPr>
                        <w:rPr>
                          <w:b/>
                          <w:color w:val="FF0000"/>
                          <w:sz w:val="28"/>
                          <w:szCs w:val="28"/>
                        </w:rPr>
                      </w:pPr>
                    </w:p>
                    <w:p w:rsidR="00C16350" w:rsidRDefault="00C16350" w14:paraId="1CA4C5EE" w14:textId="77777777">
                      <w:pPr>
                        <w:rPr>
                          <w:b/>
                          <w:color w:val="FF0000"/>
                          <w:sz w:val="28"/>
                          <w:szCs w:val="28"/>
                        </w:rPr>
                      </w:pPr>
                      <w:r>
                        <w:rPr>
                          <w:b/>
                          <w:color w:val="FF0000"/>
                          <w:sz w:val="28"/>
                          <w:szCs w:val="28"/>
                        </w:rPr>
                        <w:t xml:space="preserve">Action B – </w:t>
                      </w:r>
                      <w:r w:rsidRPr="00045847">
                        <w:rPr>
                          <w:b/>
                          <w:color w:val="FF0000"/>
                          <w:sz w:val="28"/>
                          <w:szCs w:val="28"/>
                          <w:u w:val="single"/>
                        </w:rPr>
                        <w:t>Certification is required</w:t>
                      </w:r>
                      <w:r>
                        <w:rPr>
                          <w:b/>
                          <w:color w:val="FF0000"/>
                          <w:sz w:val="28"/>
                          <w:szCs w:val="28"/>
                        </w:rPr>
                        <w:t xml:space="preserve"> to operate any lathe</w:t>
                      </w:r>
                    </w:p>
                    <w:p w:rsidR="00C16350" w:rsidRDefault="00C16350" w14:paraId="6B699379" w14:textId="77777777">
                      <w:pPr>
                        <w:rPr>
                          <w:b/>
                          <w:color w:val="FF0000"/>
                          <w:sz w:val="28"/>
                          <w:szCs w:val="28"/>
                        </w:rPr>
                      </w:pPr>
                    </w:p>
                    <w:p w:rsidR="00C16350" w:rsidRDefault="00C16350" w14:paraId="3254271C" w14:textId="77777777">
                      <w:pPr>
                        <w:rPr>
                          <w:b/>
                          <w:color w:val="FF0000"/>
                          <w:sz w:val="28"/>
                          <w:szCs w:val="28"/>
                        </w:rPr>
                      </w:pPr>
                      <w:r>
                        <w:rPr>
                          <w:b/>
                          <w:color w:val="FF0000"/>
                          <w:sz w:val="28"/>
                          <w:szCs w:val="28"/>
                        </w:rPr>
                        <w:t>Action C – Make sure the work is secured in the chuck</w:t>
                      </w:r>
                    </w:p>
                    <w:p w:rsidR="00C16350" w:rsidRDefault="00C16350" w14:paraId="3FE9F23F" w14:textId="77777777">
                      <w:pPr>
                        <w:rPr>
                          <w:b/>
                          <w:color w:val="FF0000"/>
                          <w:sz w:val="28"/>
                          <w:szCs w:val="28"/>
                        </w:rPr>
                      </w:pPr>
                    </w:p>
                    <w:p w:rsidR="00C16350" w:rsidRDefault="00C16350" w14:paraId="40C5A4D7" w14:textId="77777777">
                      <w:pPr>
                        <w:rPr>
                          <w:b/>
                          <w:color w:val="FF0000"/>
                          <w:sz w:val="28"/>
                          <w:szCs w:val="28"/>
                        </w:rPr>
                      </w:pPr>
                      <w:r>
                        <w:rPr>
                          <w:b/>
                          <w:color w:val="FF0000"/>
                          <w:sz w:val="28"/>
                          <w:szCs w:val="28"/>
                        </w:rPr>
                        <w:t>Action D – Make sure the cutting tool is secured in the tool post</w:t>
                      </w:r>
                    </w:p>
                    <w:p w:rsidR="00C16350" w:rsidRDefault="00C16350" w14:paraId="1F72F646" w14:textId="77777777">
                      <w:pPr>
                        <w:rPr>
                          <w:b/>
                          <w:color w:val="FF0000"/>
                          <w:sz w:val="28"/>
                          <w:szCs w:val="28"/>
                        </w:rPr>
                      </w:pPr>
                    </w:p>
                    <w:p w:rsidR="00C16350" w:rsidRDefault="00C16350" w14:paraId="21C636CA" w14:textId="77777777">
                      <w:pPr>
                        <w:rPr>
                          <w:b/>
                          <w:color w:val="FF0000"/>
                          <w:sz w:val="28"/>
                          <w:szCs w:val="28"/>
                        </w:rPr>
                      </w:pPr>
                      <w:r>
                        <w:rPr>
                          <w:b/>
                          <w:color w:val="FF0000"/>
                          <w:sz w:val="28"/>
                          <w:szCs w:val="28"/>
                        </w:rPr>
                        <w:t>Action E – Make sure correct feed/speed are selected when operating in automatic</w:t>
                      </w:r>
                    </w:p>
                    <w:p w:rsidR="00C16350" w:rsidRDefault="00C16350" w14:paraId="08CE6F91" w14:textId="77777777">
                      <w:pPr>
                        <w:rPr>
                          <w:b/>
                          <w:color w:val="FF0000"/>
                          <w:sz w:val="28"/>
                          <w:szCs w:val="28"/>
                        </w:rPr>
                      </w:pPr>
                    </w:p>
                    <w:p w:rsidR="00C16350" w:rsidRDefault="00C16350" w14:paraId="2B44C322" w14:textId="77777777">
                      <w:pPr>
                        <w:rPr>
                          <w:b/>
                          <w:color w:val="FF0000"/>
                          <w:sz w:val="28"/>
                          <w:szCs w:val="28"/>
                        </w:rPr>
                      </w:pPr>
                      <w:r>
                        <w:rPr>
                          <w:b/>
                          <w:color w:val="FF0000"/>
                          <w:sz w:val="28"/>
                          <w:szCs w:val="28"/>
                        </w:rPr>
                        <w:t>Action F – Make sure the steady rest is properly secured when it is being utilized</w:t>
                      </w:r>
                    </w:p>
                    <w:p w:rsidR="00C16350" w:rsidRDefault="00C16350" w14:paraId="61CDCEAD" w14:textId="77777777">
                      <w:pPr>
                        <w:rPr>
                          <w:b/>
                          <w:color w:val="FF0000"/>
                          <w:sz w:val="28"/>
                          <w:szCs w:val="28"/>
                        </w:rPr>
                      </w:pPr>
                    </w:p>
                    <w:p w:rsidRPr="00045847" w:rsidR="00C16350" w:rsidRDefault="00C16350" w14:paraId="6BB9E253" w14:textId="77777777">
                      <w:pPr>
                        <w:rPr>
                          <w:b/>
                          <w:color w:val="FF0000"/>
                          <w:sz w:val="28"/>
                          <w:szCs w:val="28"/>
                        </w:rPr>
                      </w:pPr>
                    </w:p>
                  </w:txbxContent>
                </v:textbox>
              </v:shape>
            </w:pict>
          </mc:Fallback>
        </mc:AlternateContent>
      </w:r>
    </w:p>
    <w:p w:rsidR="00141984" w:rsidRDefault="00141984" w14:paraId="2109F023" w14:textId="77777777">
      <w:pPr>
        <w:jc w:val="center"/>
        <w:rPr>
          <w:rFonts w:ascii="Arial" w:hAnsi="Arial" w:cs="Arial"/>
          <w:b/>
          <w:bCs/>
          <w:color w:val="FF6600"/>
          <w:sz w:val="44"/>
          <w:szCs w:val="44"/>
        </w:rPr>
      </w:pPr>
    </w:p>
    <w:p w:rsidR="00045847" w:rsidRDefault="00045847" w14:paraId="154E2291" w14:textId="77777777">
      <w:pPr>
        <w:jc w:val="center"/>
        <w:rPr>
          <w:rFonts w:ascii="Arial" w:hAnsi="Arial" w:cs="Arial"/>
          <w:b/>
          <w:bCs/>
          <w:color w:val="FF6600"/>
          <w:sz w:val="44"/>
          <w:szCs w:val="44"/>
        </w:rPr>
      </w:pPr>
    </w:p>
    <w:p w:rsidR="00045847" w:rsidRDefault="00045847" w14:paraId="7190E2D3" w14:textId="77777777">
      <w:pPr>
        <w:jc w:val="center"/>
        <w:rPr>
          <w:rFonts w:ascii="Arial" w:hAnsi="Arial" w:cs="Arial"/>
          <w:b/>
          <w:bCs/>
          <w:color w:val="FF6600"/>
          <w:sz w:val="44"/>
          <w:szCs w:val="44"/>
        </w:rPr>
      </w:pPr>
    </w:p>
    <w:p w:rsidR="00045847" w:rsidRDefault="00045847" w14:paraId="5E5AA3CC" w14:textId="77777777">
      <w:pPr>
        <w:jc w:val="center"/>
        <w:rPr>
          <w:rFonts w:ascii="Arial" w:hAnsi="Arial" w:cs="Arial"/>
          <w:b/>
          <w:bCs/>
          <w:color w:val="FF6600"/>
          <w:sz w:val="44"/>
          <w:szCs w:val="44"/>
        </w:rPr>
      </w:pPr>
    </w:p>
    <w:p w:rsidR="00045847" w:rsidRDefault="00045847" w14:paraId="564ABFB8" w14:textId="77777777">
      <w:pPr>
        <w:jc w:val="center"/>
        <w:rPr>
          <w:rFonts w:ascii="Arial" w:hAnsi="Arial" w:cs="Arial"/>
          <w:b/>
          <w:bCs/>
          <w:color w:val="FF6600"/>
          <w:sz w:val="44"/>
          <w:szCs w:val="44"/>
        </w:rPr>
      </w:pPr>
    </w:p>
    <w:p w:rsidR="00045847" w:rsidRDefault="00045847" w14:paraId="0CA9E44B" w14:textId="77777777">
      <w:pPr>
        <w:jc w:val="center"/>
        <w:rPr>
          <w:rFonts w:ascii="Arial" w:hAnsi="Arial" w:cs="Arial"/>
          <w:b/>
          <w:bCs/>
          <w:color w:val="FF6600"/>
          <w:sz w:val="44"/>
          <w:szCs w:val="44"/>
        </w:rPr>
      </w:pPr>
    </w:p>
    <w:p w:rsidR="00045847" w:rsidRDefault="00045847" w14:paraId="6CA7BAAE" w14:textId="77777777">
      <w:pPr>
        <w:jc w:val="center"/>
        <w:rPr>
          <w:rFonts w:ascii="Arial" w:hAnsi="Arial" w:cs="Arial"/>
          <w:b/>
          <w:bCs/>
          <w:color w:val="FF6600"/>
          <w:sz w:val="44"/>
          <w:szCs w:val="44"/>
        </w:rPr>
      </w:pPr>
    </w:p>
    <w:p w:rsidR="00045847" w:rsidRDefault="00045847" w14:paraId="79B19035" w14:textId="77777777">
      <w:pPr>
        <w:jc w:val="center"/>
        <w:rPr>
          <w:rFonts w:ascii="Arial" w:hAnsi="Arial" w:cs="Arial"/>
          <w:b/>
          <w:bCs/>
          <w:color w:val="FF6600"/>
          <w:sz w:val="44"/>
          <w:szCs w:val="44"/>
        </w:rPr>
      </w:pPr>
    </w:p>
    <w:p w:rsidR="00CD41E2" w:rsidP="0B31D12E" w:rsidRDefault="00CD41E2" w14:paraId="305A4A85" w14:textId="77777777">
      <w:pPr>
        <w:jc w:val="center"/>
        <w:rPr>
          <w:rFonts w:ascii="Arial" w:hAnsi="Arial" w:cs="Arial"/>
          <w:b/>
          <w:bCs/>
          <w:color w:val="FF6600"/>
          <w:sz w:val="44"/>
          <w:szCs w:val="44"/>
        </w:rPr>
      </w:pPr>
    </w:p>
    <w:p w:rsidR="00CD41E2" w:rsidP="0B31D12E" w:rsidRDefault="00CD41E2" w14:paraId="27DB8198" w14:textId="77777777">
      <w:pPr>
        <w:jc w:val="center"/>
        <w:rPr>
          <w:rFonts w:ascii="Arial" w:hAnsi="Arial" w:cs="Arial"/>
          <w:b/>
          <w:bCs/>
          <w:color w:val="FF6600"/>
          <w:sz w:val="44"/>
          <w:szCs w:val="44"/>
        </w:rPr>
      </w:pPr>
    </w:p>
    <w:p w:rsidR="00CD41E2" w:rsidP="0B31D12E" w:rsidRDefault="00CD41E2" w14:paraId="582B8640" w14:textId="77777777">
      <w:pPr>
        <w:jc w:val="center"/>
        <w:rPr>
          <w:rFonts w:ascii="Arial" w:hAnsi="Arial" w:cs="Arial"/>
          <w:b/>
          <w:bCs/>
          <w:color w:val="FF6600"/>
          <w:sz w:val="44"/>
          <w:szCs w:val="44"/>
        </w:rPr>
      </w:pPr>
    </w:p>
    <w:p w:rsidR="00141984" w:rsidP="0B31D12E" w:rsidRDefault="00141984" w14:paraId="2677B022" w14:textId="2B07754B">
      <w:pPr>
        <w:jc w:val="center"/>
        <w:rPr>
          <w:rFonts w:ascii="Arial" w:hAnsi="Arial" w:cs="Arial"/>
          <w:b/>
          <w:bCs/>
          <w:color w:val="FF6600"/>
          <w:sz w:val="44"/>
          <w:szCs w:val="44"/>
        </w:rPr>
      </w:pPr>
      <w:r w:rsidRPr="0B31D12E">
        <w:rPr>
          <w:rFonts w:ascii="Arial" w:hAnsi="Arial" w:cs="Arial"/>
          <w:b/>
          <w:bCs/>
          <w:color w:val="FF6600"/>
          <w:sz w:val="44"/>
          <w:szCs w:val="44"/>
        </w:rPr>
        <w:t>REFLEX ACTION SHEET</w:t>
      </w:r>
    </w:p>
    <w:p w:rsidR="005021B3" w:rsidRDefault="002E1A88" w14:paraId="58ACD5FA" w14:textId="77777777">
      <w:pPr>
        <w:jc w:val="center"/>
        <w:rPr>
          <w:rFonts w:ascii="Arial" w:hAnsi="Arial" w:cs="Arial"/>
          <w:b/>
          <w:bCs/>
          <w:color w:val="FF6600"/>
          <w:sz w:val="44"/>
          <w:szCs w:val="44"/>
        </w:rPr>
      </w:pPr>
      <w:r>
        <w:rPr>
          <w:rFonts w:ascii="Arial" w:hAnsi="Arial" w:cs="Arial"/>
          <w:b/>
          <w:bCs/>
          <w:color w:val="FF6600"/>
          <w:sz w:val="44"/>
          <w:szCs w:val="44"/>
        </w:rPr>
        <w:t>Miller Spectrum 2050 (Plasma Cutter)</w:t>
      </w:r>
    </w:p>
    <w:p w:rsidR="0042532E" w:rsidRDefault="0042532E" w14:paraId="2D931901" w14:textId="37ED6043">
      <w:pPr>
        <w:jc w:val="center"/>
        <w:rPr>
          <w:rFonts w:ascii="Arial" w:hAnsi="Arial" w:cs="Arial"/>
          <w:b/>
          <w:bCs/>
          <w:color w:val="FF6600"/>
          <w:sz w:val="44"/>
          <w:szCs w:val="44"/>
        </w:rPr>
      </w:pPr>
      <w:r>
        <w:rPr>
          <w:rFonts w:ascii="Arial" w:hAnsi="Arial" w:cs="Arial"/>
          <w:noProof/>
          <w:sz w:val="22"/>
          <w:szCs w:val="22"/>
        </w:rPr>
        <w:drawing>
          <wp:inline distT="0" distB="0" distL="0" distR="0" wp14:anchorId="007FEBEC" wp14:editId="6D8A511A">
            <wp:extent cx="5018567" cy="3747771"/>
            <wp:effectExtent l="0" t="0" r="0" b="5080"/>
            <wp:docPr id="1259854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1255" cy="3757246"/>
                    </a:xfrm>
                    <a:prstGeom prst="rect">
                      <a:avLst/>
                    </a:prstGeom>
                    <a:noFill/>
                    <a:ln>
                      <a:noFill/>
                    </a:ln>
                  </pic:spPr>
                </pic:pic>
              </a:graphicData>
            </a:graphic>
          </wp:inline>
        </w:drawing>
      </w:r>
    </w:p>
    <w:p w:rsidRPr="000F1207" w:rsidR="007C4943" w:rsidP="0042532E" w:rsidRDefault="007C4943" w14:paraId="1949E62C" w14:textId="6FD54DA9"/>
    <w:p w:rsidRPr="000F1207" w:rsidR="001422C4" w:rsidP="005021B3" w:rsidRDefault="00921805" w14:paraId="430FDDA8" w14:textId="71F2F925">
      <w:pPr>
        <w:jc w:val="center"/>
        <w:rPr>
          <w:rFonts w:ascii="Arial" w:hAnsi="Arial" w:cs="Arial"/>
          <w:b/>
          <w:bCs/>
          <w:color w:val="76923C"/>
          <w:sz w:val="44"/>
          <w:szCs w:val="44"/>
        </w:rPr>
      </w:pPr>
      <w:r>
        <w:rPr>
          <w:rFonts w:ascii="Arial" w:hAnsi="Arial" w:cs="Arial"/>
          <w:b/>
          <w:bCs/>
          <w:noProof/>
          <w:color w:val="76923C"/>
          <w:sz w:val="44"/>
          <w:szCs w:val="44"/>
          <w:lang w:eastAsia="en-US"/>
        </w:rPr>
        <mc:AlternateContent>
          <mc:Choice Requires="wps">
            <w:drawing>
              <wp:anchor distT="0" distB="0" distL="114300" distR="114300" simplePos="0" relativeHeight="251658262" behindDoc="0" locked="0" layoutInCell="1" allowOverlap="1" wp14:anchorId="261C5A03" wp14:editId="1669BFE2">
                <wp:simplePos x="0" y="0"/>
                <wp:positionH relativeFrom="column">
                  <wp:posOffset>-47625</wp:posOffset>
                </wp:positionH>
                <wp:positionV relativeFrom="paragraph">
                  <wp:posOffset>116840</wp:posOffset>
                </wp:positionV>
                <wp:extent cx="5905500" cy="2705100"/>
                <wp:effectExtent l="19050" t="21590" r="19050" b="16510"/>
                <wp:wrapNone/>
                <wp:docPr id="512762436" name="Text Box 2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7051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4B941D4E" w14:textId="77777777"/>
                          <w:p w:rsidR="00C16350" w:rsidRDefault="00C16350" w14:paraId="0C3506BE" w14:textId="77777777">
                            <w:pPr>
                              <w:rPr>
                                <w:b/>
                                <w:color w:val="FF0000"/>
                                <w:sz w:val="28"/>
                                <w:szCs w:val="28"/>
                              </w:rPr>
                            </w:pPr>
                            <w:r>
                              <w:rPr>
                                <w:b/>
                                <w:color w:val="FF0000"/>
                                <w:sz w:val="28"/>
                                <w:szCs w:val="28"/>
                              </w:rPr>
                              <w:t>Action A – PPE = Welding hood (with correct lens) gloves and other protective clothing that may be required</w:t>
                            </w:r>
                          </w:p>
                          <w:p w:rsidR="00C16350" w:rsidRDefault="00C16350" w14:paraId="69504C7C" w14:textId="77777777">
                            <w:pPr>
                              <w:rPr>
                                <w:b/>
                                <w:color w:val="FF0000"/>
                                <w:sz w:val="28"/>
                                <w:szCs w:val="28"/>
                              </w:rPr>
                            </w:pPr>
                          </w:p>
                          <w:p w:rsidR="00C16350" w:rsidRDefault="00C16350" w14:paraId="48932A5B" w14:textId="77777777">
                            <w:pPr>
                              <w:rPr>
                                <w:b/>
                                <w:color w:val="FF0000"/>
                                <w:sz w:val="28"/>
                                <w:szCs w:val="28"/>
                              </w:rPr>
                            </w:pPr>
                            <w:r>
                              <w:rPr>
                                <w:b/>
                                <w:color w:val="FF0000"/>
                                <w:sz w:val="28"/>
                                <w:szCs w:val="28"/>
                              </w:rPr>
                              <w:t xml:space="preserve">Action B – </w:t>
                            </w:r>
                            <w:r w:rsidRPr="002E1A88">
                              <w:rPr>
                                <w:b/>
                                <w:color w:val="FF0000"/>
                                <w:sz w:val="28"/>
                                <w:szCs w:val="28"/>
                                <w:u w:val="single"/>
                              </w:rPr>
                              <w:t>Certification is required</w:t>
                            </w:r>
                            <w:r>
                              <w:rPr>
                                <w:b/>
                                <w:color w:val="FF0000"/>
                                <w:sz w:val="28"/>
                                <w:szCs w:val="28"/>
                              </w:rPr>
                              <w:t xml:space="preserve"> to operate welding machines</w:t>
                            </w:r>
                          </w:p>
                          <w:p w:rsidR="00C16350" w:rsidRDefault="00C16350" w14:paraId="50CCC1D2" w14:textId="77777777">
                            <w:pPr>
                              <w:rPr>
                                <w:b/>
                                <w:color w:val="FF0000"/>
                                <w:sz w:val="28"/>
                                <w:szCs w:val="28"/>
                              </w:rPr>
                            </w:pPr>
                          </w:p>
                          <w:p w:rsidR="00C16350" w:rsidRDefault="00C16350" w14:paraId="5A346A2E" w14:textId="77777777">
                            <w:pPr>
                              <w:rPr>
                                <w:b/>
                                <w:color w:val="FF0000"/>
                                <w:sz w:val="28"/>
                                <w:szCs w:val="28"/>
                              </w:rPr>
                            </w:pPr>
                            <w:r>
                              <w:rPr>
                                <w:b/>
                                <w:color w:val="FF0000"/>
                                <w:sz w:val="28"/>
                                <w:szCs w:val="28"/>
                              </w:rPr>
                              <w:t>Action C – Arc flash protection in place to shield surrounding areas</w:t>
                            </w:r>
                          </w:p>
                          <w:p w:rsidR="00C16350" w:rsidRDefault="00C16350" w14:paraId="27DA5F33" w14:textId="77777777">
                            <w:pPr>
                              <w:rPr>
                                <w:b/>
                                <w:color w:val="FF0000"/>
                                <w:sz w:val="28"/>
                                <w:szCs w:val="28"/>
                              </w:rPr>
                            </w:pPr>
                          </w:p>
                          <w:p w:rsidR="00C16350" w:rsidRDefault="00C16350" w14:paraId="7F82DDFF" w14:textId="77777777">
                            <w:pPr>
                              <w:rPr>
                                <w:b/>
                                <w:color w:val="FF0000"/>
                                <w:sz w:val="28"/>
                                <w:szCs w:val="28"/>
                              </w:rPr>
                            </w:pPr>
                            <w:r>
                              <w:rPr>
                                <w:b/>
                                <w:color w:val="FF0000"/>
                                <w:sz w:val="28"/>
                                <w:szCs w:val="28"/>
                              </w:rPr>
                              <w:t>Action D – Machine controls set to correct settings</w:t>
                            </w:r>
                          </w:p>
                          <w:p w:rsidR="00C16350" w:rsidRDefault="00C16350" w14:paraId="5A8B81DC" w14:textId="77777777">
                            <w:pPr>
                              <w:rPr>
                                <w:b/>
                                <w:color w:val="FF0000"/>
                                <w:sz w:val="28"/>
                                <w:szCs w:val="28"/>
                              </w:rPr>
                            </w:pPr>
                          </w:p>
                          <w:p w:rsidRPr="00045847" w:rsidR="00C16350" w:rsidRDefault="00C16350" w14:paraId="3501C970" w14:textId="77777777">
                            <w:pPr>
                              <w:rPr>
                                <w:b/>
                                <w:color w:val="FF0000"/>
                                <w:sz w:val="28"/>
                                <w:szCs w:val="28"/>
                              </w:rPr>
                            </w:pPr>
                            <w:r>
                              <w:rPr>
                                <w:b/>
                                <w:color w:val="FF0000"/>
                                <w:sz w:val="28"/>
                                <w:szCs w:val="28"/>
                              </w:rPr>
                              <w:t>Action E – Fire watch in place &amp; cold fire extinguishing agent present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ACAE664">
              <v:shape id="Text Box 2119" style="position:absolute;left:0;text-align:left;margin-left:-3.75pt;margin-top:9.2pt;width:465pt;height:213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3"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" w14:anchorId="261C5A03">
                <v:textbox>
                  <w:txbxContent>
                    <w:p w:rsidR="00C16350" w:rsidRDefault="00C16350" w14:paraId="23DE523C" w14:textId="77777777"/>
                    <w:p w:rsidR="00C16350" w:rsidRDefault="00C16350" w14:paraId="346A7006" w14:textId="77777777">
                      <w:pPr>
                        <w:rPr>
                          <w:b/>
                          <w:color w:val="FF0000"/>
                          <w:sz w:val="28"/>
                          <w:szCs w:val="28"/>
                        </w:rPr>
                      </w:pPr>
                      <w:r>
                        <w:rPr>
                          <w:b/>
                          <w:color w:val="FF0000"/>
                          <w:sz w:val="28"/>
                          <w:szCs w:val="28"/>
                        </w:rPr>
                        <w:t>Action A – PPE = Welding hood (with correct lens) gloves and other protective clothing that may be required</w:t>
                      </w:r>
                    </w:p>
                    <w:p w:rsidR="00C16350" w:rsidRDefault="00C16350" w14:paraId="52E56223" w14:textId="77777777">
                      <w:pPr>
                        <w:rPr>
                          <w:b/>
                          <w:color w:val="FF0000"/>
                          <w:sz w:val="28"/>
                          <w:szCs w:val="28"/>
                        </w:rPr>
                      </w:pPr>
                    </w:p>
                    <w:p w:rsidR="00C16350" w:rsidRDefault="00C16350" w14:paraId="692295F9" w14:textId="77777777">
                      <w:pPr>
                        <w:rPr>
                          <w:b/>
                          <w:color w:val="FF0000"/>
                          <w:sz w:val="28"/>
                          <w:szCs w:val="28"/>
                        </w:rPr>
                      </w:pPr>
                      <w:r>
                        <w:rPr>
                          <w:b/>
                          <w:color w:val="FF0000"/>
                          <w:sz w:val="28"/>
                          <w:szCs w:val="28"/>
                        </w:rPr>
                        <w:t xml:space="preserve">Action B – </w:t>
                      </w:r>
                      <w:r w:rsidRPr="002E1A88">
                        <w:rPr>
                          <w:b/>
                          <w:color w:val="FF0000"/>
                          <w:sz w:val="28"/>
                          <w:szCs w:val="28"/>
                          <w:u w:val="single"/>
                        </w:rPr>
                        <w:t>Certification is required</w:t>
                      </w:r>
                      <w:r>
                        <w:rPr>
                          <w:b/>
                          <w:color w:val="FF0000"/>
                          <w:sz w:val="28"/>
                          <w:szCs w:val="28"/>
                        </w:rPr>
                        <w:t xml:space="preserve"> to operate welding machines</w:t>
                      </w:r>
                    </w:p>
                    <w:p w:rsidR="00C16350" w:rsidRDefault="00C16350" w14:paraId="07547A01" w14:textId="77777777">
                      <w:pPr>
                        <w:rPr>
                          <w:b/>
                          <w:color w:val="FF0000"/>
                          <w:sz w:val="28"/>
                          <w:szCs w:val="28"/>
                        </w:rPr>
                      </w:pPr>
                    </w:p>
                    <w:p w:rsidR="00C16350" w:rsidRDefault="00C16350" w14:paraId="40C7FE89" w14:textId="77777777">
                      <w:pPr>
                        <w:rPr>
                          <w:b/>
                          <w:color w:val="FF0000"/>
                          <w:sz w:val="28"/>
                          <w:szCs w:val="28"/>
                        </w:rPr>
                      </w:pPr>
                      <w:r>
                        <w:rPr>
                          <w:b/>
                          <w:color w:val="FF0000"/>
                          <w:sz w:val="28"/>
                          <w:szCs w:val="28"/>
                        </w:rPr>
                        <w:t>Action C – Arc flash protection in place to shield surrounding areas</w:t>
                      </w:r>
                    </w:p>
                    <w:p w:rsidR="00C16350" w:rsidRDefault="00C16350" w14:paraId="5043CB0F" w14:textId="77777777">
                      <w:pPr>
                        <w:rPr>
                          <w:b/>
                          <w:color w:val="FF0000"/>
                          <w:sz w:val="28"/>
                          <w:szCs w:val="28"/>
                        </w:rPr>
                      </w:pPr>
                    </w:p>
                    <w:p w:rsidR="00C16350" w:rsidRDefault="00C16350" w14:paraId="7D671242" w14:textId="77777777">
                      <w:pPr>
                        <w:rPr>
                          <w:b/>
                          <w:color w:val="FF0000"/>
                          <w:sz w:val="28"/>
                          <w:szCs w:val="28"/>
                        </w:rPr>
                      </w:pPr>
                      <w:r>
                        <w:rPr>
                          <w:b/>
                          <w:color w:val="FF0000"/>
                          <w:sz w:val="28"/>
                          <w:szCs w:val="28"/>
                        </w:rPr>
                        <w:t>Action D – Machine controls set to correct settings</w:t>
                      </w:r>
                    </w:p>
                    <w:p w:rsidR="00C16350" w:rsidRDefault="00C16350" w14:paraId="07459315" w14:textId="77777777">
                      <w:pPr>
                        <w:rPr>
                          <w:b/>
                          <w:color w:val="FF0000"/>
                          <w:sz w:val="28"/>
                          <w:szCs w:val="28"/>
                        </w:rPr>
                      </w:pPr>
                    </w:p>
                    <w:p w:rsidRPr="00045847" w:rsidR="00C16350" w:rsidRDefault="00C16350" w14:paraId="7034ADCC" w14:textId="77777777">
                      <w:pPr>
                        <w:rPr>
                          <w:b/>
                          <w:color w:val="FF0000"/>
                          <w:sz w:val="28"/>
                          <w:szCs w:val="28"/>
                        </w:rPr>
                      </w:pPr>
                      <w:r>
                        <w:rPr>
                          <w:b/>
                          <w:color w:val="FF0000"/>
                          <w:sz w:val="28"/>
                          <w:szCs w:val="28"/>
                        </w:rPr>
                        <w:t>Action E – Fire watch in place &amp; cold fire extinguishing agent present</w:t>
                      </w:r>
                    </w:p>
                  </w:txbxContent>
                </v:textbox>
              </v:shape>
            </w:pict>
          </mc:Fallback>
        </mc:AlternateContent>
      </w:r>
    </w:p>
    <w:p w:rsidRPr="000F1207" w:rsidR="005811C1" w:rsidP="005021B3" w:rsidRDefault="005811C1" w14:paraId="52B74E4C" w14:textId="77777777">
      <w:pPr>
        <w:jc w:val="center"/>
        <w:rPr>
          <w:rFonts w:ascii="Arial" w:hAnsi="Arial" w:cs="Arial"/>
          <w:b/>
          <w:bCs/>
          <w:color w:val="76923C"/>
          <w:sz w:val="44"/>
          <w:szCs w:val="44"/>
        </w:rPr>
      </w:pPr>
    </w:p>
    <w:p w:rsidRPr="000F1207" w:rsidR="00141984" w:rsidP="005021B3" w:rsidRDefault="00141984" w14:paraId="5D439266" w14:textId="77777777">
      <w:pPr>
        <w:jc w:val="center"/>
        <w:rPr>
          <w:rFonts w:ascii="Arial" w:hAnsi="Arial" w:cs="Arial"/>
          <w:b/>
          <w:bCs/>
          <w:color w:val="76923C"/>
          <w:sz w:val="44"/>
          <w:szCs w:val="44"/>
        </w:rPr>
      </w:pPr>
    </w:p>
    <w:p w:rsidRPr="000F1207" w:rsidR="00141984" w:rsidP="005021B3" w:rsidRDefault="00141984" w14:paraId="04543644" w14:textId="77777777">
      <w:pPr>
        <w:jc w:val="center"/>
        <w:rPr>
          <w:rFonts w:ascii="Arial" w:hAnsi="Arial" w:cs="Arial"/>
          <w:b/>
          <w:bCs/>
          <w:color w:val="76923C"/>
          <w:sz w:val="44"/>
          <w:szCs w:val="44"/>
        </w:rPr>
      </w:pPr>
    </w:p>
    <w:p w:rsidRPr="000F1207" w:rsidR="00141984" w:rsidP="005021B3" w:rsidRDefault="00141984" w14:paraId="2DB26EB3" w14:textId="77777777">
      <w:pPr>
        <w:jc w:val="center"/>
        <w:rPr>
          <w:rFonts w:ascii="Arial" w:hAnsi="Arial" w:cs="Arial"/>
          <w:b/>
          <w:bCs/>
          <w:color w:val="76923C"/>
          <w:sz w:val="44"/>
          <w:szCs w:val="44"/>
        </w:rPr>
      </w:pPr>
    </w:p>
    <w:p w:rsidRPr="000F1207" w:rsidR="00141984" w:rsidP="005021B3" w:rsidRDefault="00141984" w14:paraId="314D9202" w14:textId="77777777">
      <w:pPr>
        <w:jc w:val="center"/>
        <w:rPr>
          <w:rFonts w:ascii="Arial" w:hAnsi="Arial" w:cs="Arial"/>
          <w:b/>
          <w:bCs/>
          <w:color w:val="76923C"/>
          <w:sz w:val="44"/>
          <w:szCs w:val="44"/>
        </w:rPr>
      </w:pPr>
    </w:p>
    <w:p w:rsidR="0042532E" w:rsidP="003C68AA" w:rsidRDefault="0042532E" w14:paraId="533E664B" w14:textId="77777777">
      <w:pPr>
        <w:jc w:val="center"/>
        <w:rPr>
          <w:rFonts w:ascii="Arial" w:hAnsi="Arial" w:cs="Arial"/>
          <w:b/>
          <w:bCs/>
          <w:color w:val="E36C0A"/>
          <w:sz w:val="44"/>
          <w:szCs w:val="44"/>
        </w:rPr>
      </w:pPr>
    </w:p>
    <w:p w:rsidR="0042532E" w:rsidP="003C68AA" w:rsidRDefault="0042532E" w14:paraId="0BE8A14A" w14:textId="77777777">
      <w:pPr>
        <w:jc w:val="center"/>
        <w:rPr>
          <w:rFonts w:ascii="Arial" w:hAnsi="Arial" w:cs="Arial"/>
          <w:b/>
          <w:bCs/>
          <w:color w:val="E36C0A"/>
          <w:sz w:val="44"/>
          <w:szCs w:val="44"/>
        </w:rPr>
      </w:pPr>
    </w:p>
    <w:p w:rsidR="0042532E" w:rsidP="003C68AA" w:rsidRDefault="0042532E" w14:paraId="34DF07D5" w14:textId="77777777">
      <w:pPr>
        <w:jc w:val="center"/>
        <w:rPr>
          <w:rFonts w:ascii="Arial" w:hAnsi="Arial" w:cs="Arial"/>
          <w:b/>
          <w:bCs/>
          <w:color w:val="E36C0A"/>
          <w:sz w:val="44"/>
          <w:szCs w:val="44"/>
        </w:rPr>
      </w:pPr>
    </w:p>
    <w:p w:rsidR="0042532E" w:rsidP="003C68AA" w:rsidRDefault="0042532E" w14:paraId="0303CFD9" w14:textId="77777777">
      <w:pPr>
        <w:jc w:val="center"/>
        <w:rPr>
          <w:rFonts w:ascii="Arial" w:hAnsi="Arial" w:cs="Arial"/>
          <w:b/>
          <w:bCs/>
          <w:color w:val="E36C0A"/>
          <w:sz w:val="44"/>
          <w:szCs w:val="44"/>
        </w:rPr>
      </w:pPr>
    </w:p>
    <w:p w:rsidR="0042532E" w:rsidP="0042532E" w:rsidRDefault="0042532E" w14:paraId="571AE21A" w14:textId="77777777">
      <w:pPr>
        <w:rPr>
          <w:rFonts w:ascii="Arial" w:hAnsi="Arial" w:cs="Arial"/>
          <w:b/>
          <w:bCs/>
          <w:color w:val="E36C0A"/>
          <w:sz w:val="44"/>
          <w:szCs w:val="44"/>
        </w:rPr>
      </w:pPr>
    </w:p>
    <w:p w:rsidRPr="000F1207" w:rsidR="00141984" w:rsidP="003C68AA" w:rsidRDefault="00D73460" w14:paraId="68D56D2C" w14:textId="36F7AFAA">
      <w:pPr>
        <w:jc w:val="center"/>
        <w:rPr>
          <w:rFonts w:ascii="Arial" w:hAnsi="Arial" w:cs="Arial"/>
          <w:b/>
          <w:bCs/>
          <w:color w:val="76923C"/>
          <w:sz w:val="44"/>
          <w:szCs w:val="44"/>
        </w:rPr>
      </w:pPr>
      <w:r w:rsidRPr="000F1207">
        <w:rPr>
          <w:rFonts w:ascii="Arial" w:hAnsi="Arial" w:cs="Arial"/>
          <w:b/>
          <w:bCs/>
          <w:color w:val="E36C0A"/>
          <w:sz w:val="44"/>
          <w:szCs w:val="44"/>
        </w:rPr>
        <w:t>REFLEX ACTION SHEET</w:t>
      </w:r>
    </w:p>
    <w:p w:rsidR="002E1A88" w:rsidP="005021B3" w:rsidRDefault="002E1A88" w14:paraId="58F662AD" w14:textId="77777777">
      <w:pPr>
        <w:jc w:val="center"/>
        <w:rPr>
          <w:rFonts w:ascii="Arial" w:hAnsi="Arial" w:cs="Arial"/>
          <w:b/>
          <w:bCs/>
          <w:color w:val="76923C"/>
          <w:sz w:val="44"/>
          <w:szCs w:val="44"/>
        </w:rPr>
      </w:pPr>
      <w:r>
        <w:rPr>
          <w:rFonts w:ascii="Arial" w:hAnsi="Arial" w:cs="Arial"/>
          <w:b/>
          <w:bCs/>
          <w:color w:val="E36C0A"/>
          <w:sz w:val="44"/>
          <w:szCs w:val="44"/>
        </w:rPr>
        <w:t>Miller Matic 250X Wire Feed Welder</w:t>
      </w:r>
    </w:p>
    <w:p w:rsidR="002E1A88" w:rsidP="005021B3" w:rsidRDefault="00921805" w14:paraId="7F347537" w14:textId="400D7F32">
      <w:pPr>
        <w:jc w:val="center"/>
        <w:rPr>
          <w:rFonts w:ascii="Arial" w:hAnsi="Arial" w:cs="Arial"/>
          <w:b/>
          <w:bCs/>
          <w:color w:val="76923C"/>
          <w:sz w:val="44"/>
          <w:szCs w:val="44"/>
        </w:rPr>
      </w:pPr>
      <w:r>
        <w:rPr>
          <w:rFonts w:ascii="Arial" w:hAnsi="Arial" w:cs="Arial"/>
          <w:b/>
          <w:bCs/>
          <w:noProof/>
          <w:color w:val="76923C"/>
          <w:sz w:val="44"/>
          <w:szCs w:val="44"/>
        </w:rPr>
        <w:drawing>
          <wp:inline distT="0" distB="0" distL="0" distR="0" wp14:anchorId="07348D28" wp14:editId="3386CFAC">
            <wp:extent cx="4391025" cy="3295650"/>
            <wp:effectExtent l="0" t="0" r="0" b="0"/>
            <wp:docPr id="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91025" cy="3295650"/>
                    </a:xfrm>
                    <a:prstGeom prst="rect">
                      <a:avLst/>
                    </a:prstGeom>
                    <a:noFill/>
                    <a:ln>
                      <a:noFill/>
                    </a:ln>
                  </pic:spPr>
                </pic:pic>
              </a:graphicData>
            </a:graphic>
          </wp:inline>
        </w:drawing>
      </w:r>
    </w:p>
    <w:p w:rsidR="002E1A88" w:rsidP="005021B3" w:rsidRDefault="002E1A88" w14:paraId="1A81AE2D" w14:textId="77777777">
      <w:pPr>
        <w:jc w:val="center"/>
        <w:rPr>
          <w:rFonts w:ascii="Arial" w:hAnsi="Arial" w:cs="Arial"/>
          <w:b/>
          <w:bCs/>
          <w:color w:val="76923C"/>
          <w:sz w:val="44"/>
          <w:szCs w:val="44"/>
        </w:rPr>
      </w:pPr>
    </w:p>
    <w:p w:rsidRPr="000F1207" w:rsidR="00D73460" w:rsidP="005021B3" w:rsidRDefault="00921805" w14:paraId="7C03BD1A" w14:textId="27F0CFD1">
      <w:pPr>
        <w:jc w:val="center"/>
        <w:rPr>
          <w:rFonts w:ascii="Arial" w:hAnsi="Arial" w:cs="Arial"/>
          <w:b/>
          <w:bCs/>
          <w:color w:val="76923C"/>
          <w:sz w:val="44"/>
          <w:szCs w:val="44"/>
        </w:rPr>
      </w:pPr>
      <w:r>
        <w:rPr>
          <w:noProof/>
        </w:rPr>
        <mc:AlternateContent>
          <mc:Choice Requires="wps">
            <w:drawing>
              <wp:anchor distT="0" distB="0" distL="114300" distR="114300" simplePos="0" relativeHeight="251658256" behindDoc="0" locked="0" layoutInCell="1" allowOverlap="1" wp14:anchorId="28B5DE7D" wp14:editId="3BE6FFD1">
                <wp:simplePos x="0" y="0"/>
                <wp:positionH relativeFrom="column">
                  <wp:posOffset>19050</wp:posOffset>
                </wp:positionH>
                <wp:positionV relativeFrom="paragraph">
                  <wp:posOffset>299720</wp:posOffset>
                </wp:positionV>
                <wp:extent cx="5791200" cy="2887980"/>
                <wp:effectExtent l="0" t="0" r="0" b="7620"/>
                <wp:wrapNone/>
                <wp:docPr id="1996"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0" cy="2887980"/>
                        </a:xfrm>
                        <a:prstGeom prst="rect">
                          <a:avLst/>
                        </a:prstGeom>
                        <a:solidFill>
                          <a:sysClr val="window" lastClr="FFFFFF"/>
                        </a:solidFill>
                        <a:ln w="19050">
                          <a:solidFill>
                            <a:prstClr val="black"/>
                          </a:solidFill>
                        </a:ln>
                        <a:effectLst/>
                      </wps:spPr>
                      <wps:txbx>
                        <w:txbxContent>
                          <w:p w:rsidR="00C16350" w:rsidRDefault="00C16350" w14:paraId="3E94FC0E" w14:textId="77777777">
                            <w:pPr>
                              <w:rPr>
                                <w:b/>
                                <w:color w:val="FF0000"/>
                              </w:rPr>
                            </w:pPr>
                          </w:p>
                          <w:p w:rsidR="00C16350" w:rsidP="002E1A88" w:rsidRDefault="00C16350" w14:paraId="74968597" w14:textId="77777777">
                            <w:pPr>
                              <w:rPr>
                                <w:b/>
                                <w:color w:val="FF0000"/>
                                <w:sz w:val="28"/>
                                <w:szCs w:val="28"/>
                              </w:rPr>
                            </w:pPr>
                          </w:p>
                          <w:p w:rsidR="00C16350" w:rsidP="002E1A88" w:rsidRDefault="00C16350" w14:paraId="4D8FF042" w14:textId="77777777">
                            <w:pPr>
                              <w:rPr>
                                <w:b/>
                                <w:color w:val="FF0000"/>
                                <w:sz w:val="28"/>
                                <w:szCs w:val="28"/>
                              </w:rPr>
                            </w:pPr>
                            <w:r>
                              <w:rPr>
                                <w:b/>
                                <w:color w:val="FF0000"/>
                                <w:sz w:val="28"/>
                                <w:szCs w:val="28"/>
                              </w:rPr>
                              <w:t>Action A – PPE = Welding hood (with correct lens) gloves and other protective clothing that may be required</w:t>
                            </w:r>
                          </w:p>
                          <w:p w:rsidR="00C16350" w:rsidP="002E1A88" w:rsidRDefault="00C16350" w14:paraId="2600FE4D" w14:textId="77777777">
                            <w:pPr>
                              <w:rPr>
                                <w:b/>
                                <w:color w:val="FF0000"/>
                                <w:sz w:val="28"/>
                                <w:szCs w:val="28"/>
                              </w:rPr>
                            </w:pPr>
                          </w:p>
                          <w:p w:rsidR="00C16350" w:rsidP="002E1A88" w:rsidRDefault="00C16350" w14:paraId="0F28A026" w14:textId="77777777">
                            <w:pPr>
                              <w:rPr>
                                <w:b/>
                                <w:color w:val="FF0000"/>
                                <w:sz w:val="28"/>
                                <w:szCs w:val="28"/>
                              </w:rPr>
                            </w:pPr>
                            <w:r>
                              <w:rPr>
                                <w:b/>
                                <w:color w:val="FF0000"/>
                                <w:sz w:val="28"/>
                                <w:szCs w:val="28"/>
                              </w:rPr>
                              <w:t xml:space="preserve">Action B – </w:t>
                            </w:r>
                            <w:r w:rsidRPr="002E1A88">
                              <w:rPr>
                                <w:b/>
                                <w:color w:val="FF0000"/>
                                <w:sz w:val="28"/>
                                <w:szCs w:val="28"/>
                                <w:u w:val="single"/>
                              </w:rPr>
                              <w:t>Certification is required</w:t>
                            </w:r>
                            <w:r>
                              <w:rPr>
                                <w:b/>
                                <w:color w:val="FF0000"/>
                                <w:sz w:val="28"/>
                                <w:szCs w:val="28"/>
                              </w:rPr>
                              <w:t xml:space="preserve"> to operate welding machines</w:t>
                            </w:r>
                          </w:p>
                          <w:p w:rsidR="00C16350" w:rsidP="002E1A88" w:rsidRDefault="00C16350" w14:paraId="249492EB" w14:textId="77777777">
                            <w:pPr>
                              <w:rPr>
                                <w:b/>
                                <w:color w:val="FF0000"/>
                                <w:sz w:val="28"/>
                                <w:szCs w:val="28"/>
                              </w:rPr>
                            </w:pPr>
                          </w:p>
                          <w:p w:rsidR="00C16350" w:rsidP="002E1A88" w:rsidRDefault="00C16350" w14:paraId="72D5154A" w14:textId="77777777">
                            <w:pPr>
                              <w:rPr>
                                <w:b/>
                                <w:color w:val="FF0000"/>
                                <w:sz w:val="28"/>
                                <w:szCs w:val="28"/>
                              </w:rPr>
                            </w:pPr>
                            <w:r>
                              <w:rPr>
                                <w:b/>
                                <w:color w:val="FF0000"/>
                                <w:sz w:val="28"/>
                                <w:szCs w:val="28"/>
                              </w:rPr>
                              <w:t>Action C – Arc flash protection in place to shield surrounding areas</w:t>
                            </w:r>
                          </w:p>
                          <w:p w:rsidR="00C16350" w:rsidP="002E1A88" w:rsidRDefault="00C16350" w14:paraId="739EA281" w14:textId="77777777">
                            <w:pPr>
                              <w:rPr>
                                <w:b/>
                                <w:color w:val="FF0000"/>
                                <w:sz w:val="28"/>
                                <w:szCs w:val="28"/>
                              </w:rPr>
                            </w:pPr>
                          </w:p>
                          <w:p w:rsidR="00C16350" w:rsidP="002E1A88" w:rsidRDefault="00C16350" w14:paraId="27CD1AFD" w14:textId="77777777">
                            <w:pPr>
                              <w:rPr>
                                <w:b/>
                                <w:color w:val="FF0000"/>
                                <w:sz w:val="28"/>
                                <w:szCs w:val="28"/>
                              </w:rPr>
                            </w:pPr>
                            <w:r>
                              <w:rPr>
                                <w:b/>
                                <w:color w:val="FF0000"/>
                                <w:sz w:val="28"/>
                                <w:szCs w:val="28"/>
                              </w:rPr>
                              <w:t>Action D – Machine controls set to correct settings</w:t>
                            </w:r>
                          </w:p>
                          <w:p w:rsidR="00C16350" w:rsidP="002E1A88" w:rsidRDefault="00C16350" w14:paraId="02911396" w14:textId="77777777">
                            <w:pPr>
                              <w:rPr>
                                <w:b/>
                                <w:color w:val="FF0000"/>
                                <w:sz w:val="28"/>
                                <w:szCs w:val="28"/>
                              </w:rPr>
                            </w:pPr>
                          </w:p>
                          <w:p w:rsidRPr="00045847" w:rsidR="00C16350" w:rsidP="002E1A88" w:rsidRDefault="00C16350" w14:paraId="12A91366" w14:textId="77777777">
                            <w:pPr>
                              <w:rPr>
                                <w:b/>
                                <w:color w:val="FF0000"/>
                                <w:sz w:val="28"/>
                                <w:szCs w:val="28"/>
                              </w:rPr>
                            </w:pPr>
                            <w:r>
                              <w:rPr>
                                <w:b/>
                                <w:color w:val="FF0000"/>
                                <w:sz w:val="28"/>
                                <w:szCs w:val="28"/>
                              </w:rPr>
                              <w:t>Action E – Fire watch in place &amp; cold fire extinguishing agent present</w:t>
                            </w:r>
                          </w:p>
                          <w:p w:rsidRPr="00D73460" w:rsidR="00C16350" w:rsidRDefault="00C16350" w14:paraId="7B59E27B" w14:textId="77777777">
                            <w:pPr>
                              <w:rPr>
                                <w:b/>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4981C6CA">
              <v:shape id="Text Box 70" style="position:absolute;left:0;text-align:left;margin-left:1.5pt;margin-top:23.6pt;width:456pt;height:227.4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64" fillcolor="window"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" w14:anchorId="28B5DE7D">
                <v:path arrowok="t"/>
                <v:textbox>
                  <w:txbxContent>
                    <w:p w:rsidR="00C16350" w:rsidRDefault="00C16350" w14:paraId="6537F28F" w14:textId="77777777">
                      <w:pPr>
                        <w:rPr>
                          <w:b/>
                          <w:color w:val="FF0000"/>
                        </w:rPr>
                      </w:pPr>
                    </w:p>
                    <w:p w:rsidR="00C16350" w:rsidP="002E1A88" w:rsidRDefault="00C16350" w14:paraId="6DFB9E20" w14:textId="77777777">
                      <w:pPr>
                        <w:rPr>
                          <w:b/>
                          <w:color w:val="FF0000"/>
                          <w:sz w:val="28"/>
                          <w:szCs w:val="28"/>
                        </w:rPr>
                      </w:pPr>
                    </w:p>
                    <w:p w:rsidR="00C16350" w:rsidP="002E1A88" w:rsidRDefault="00C16350" w14:paraId="7CBEA0B9" w14:textId="77777777">
                      <w:pPr>
                        <w:rPr>
                          <w:b/>
                          <w:color w:val="FF0000"/>
                          <w:sz w:val="28"/>
                          <w:szCs w:val="28"/>
                        </w:rPr>
                      </w:pPr>
                      <w:r>
                        <w:rPr>
                          <w:b/>
                          <w:color w:val="FF0000"/>
                          <w:sz w:val="28"/>
                          <w:szCs w:val="28"/>
                        </w:rPr>
                        <w:t>Action A – PPE = Welding hood (with correct lens) gloves and other protective clothing that may be required</w:t>
                      </w:r>
                    </w:p>
                    <w:p w:rsidR="00C16350" w:rsidP="002E1A88" w:rsidRDefault="00C16350" w14:paraId="70DF9E56" w14:textId="77777777">
                      <w:pPr>
                        <w:rPr>
                          <w:b/>
                          <w:color w:val="FF0000"/>
                          <w:sz w:val="28"/>
                          <w:szCs w:val="28"/>
                        </w:rPr>
                      </w:pPr>
                    </w:p>
                    <w:p w:rsidR="00C16350" w:rsidP="002E1A88" w:rsidRDefault="00C16350" w14:paraId="6750E738" w14:textId="77777777">
                      <w:pPr>
                        <w:rPr>
                          <w:b/>
                          <w:color w:val="FF0000"/>
                          <w:sz w:val="28"/>
                          <w:szCs w:val="28"/>
                        </w:rPr>
                      </w:pPr>
                      <w:r>
                        <w:rPr>
                          <w:b/>
                          <w:color w:val="FF0000"/>
                          <w:sz w:val="28"/>
                          <w:szCs w:val="28"/>
                        </w:rPr>
                        <w:t xml:space="preserve">Action B – </w:t>
                      </w:r>
                      <w:r w:rsidRPr="002E1A88">
                        <w:rPr>
                          <w:b/>
                          <w:color w:val="FF0000"/>
                          <w:sz w:val="28"/>
                          <w:szCs w:val="28"/>
                          <w:u w:val="single"/>
                        </w:rPr>
                        <w:t>Certification is required</w:t>
                      </w:r>
                      <w:r>
                        <w:rPr>
                          <w:b/>
                          <w:color w:val="FF0000"/>
                          <w:sz w:val="28"/>
                          <w:szCs w:val="28"/>
                        </w:rPr>
                        <w:t xml:space="preserve"> to operate welding machines</w:t>
                      </w:r>
                    </w:p>
                    <w:p w:rsidR="00C16350" w:rsidP="002E1A88" w:rsidRDefault="00C16350" w14:paraId="44E871BC" w14:textId="77777777">
                      <w:pPr>
                        <w:rPr>
                          <w:b/>
                          <w:color w:val="FF0000"/>
                          <w:sz w:val="28"/>
                          <w:szCs w:val="28"/>
                        </w:rPr>
                      </w:pPr>
                    </w:p>
                    <w:p w:rsidR="00C16350" w:rsidP="002E1A88" w:rsidRDefault="00C16350" w14:paraId="6B37D601" w14:textId="77777777">
                      <w:pPr>
                        <w:rPr>
                          <w:b/>
                          <w:color w:val="FF0000"/>
                          <w:sz w:val="28"/>
                          <w:szCs w:val="28"/>
                        </w:rPr>
                      </w:pPr>
                      <w:r>
                        <w:rPr>
                          <w:b/>
                          <w:color w:val="FF0000"/>
                          <w:sz w:val="28"/>
                          <w:szCs w:val="28"/>
                        </w:rPr>
                        <w:t>Action C – Arc flash protection in place to shield surrounding areas</w:t>
                      </w:r>
                    </w:p>
                    <w:p w:rsidR="00C16350" w:rsidP="002E1A88" w:rsidRDefault="00C16350" w14:paraId="144A5D23" w14:textId="77777777">
                      <w:pPr>
                        <w:rPr>
                          <w:b/>
                          <w:color w:val="FF0000"/>
                          <w:sz w:val="28"/>
                          <w:szCs w:val="28"/>
                        </w:rPr>
                      </w:pPr>
                    </w:p>
                    <w:p w:rsidR="00C16350" w:rsidP="002E1A88" w:rsidRDefault="00C16350" w14:paraId="4FC793D6" w14:textId="77777777">
                      <w:pPr>
                        <w:rPr>
                          <w:b/>
                          <w:color w:val="FF0000"/>
                          <w:sz w:val="28"/>
                          <w:szCs w:val="28"/>
                        </w:rPr>
                      </w:pPr>
                      <w:r>
                        <w:rPr>
                          <w:b/>
                          <w:color w:val="FF0000"/>
                          <w:sz w:val="28"/>
                          <w:szCs w:val="28"/>
                        </w:rPr>
                        <w:t>Action D – Machine controls set to correct settings</w:t>
                      </w:r>
                    </w:p>
                    <w:p w:rsidR="00C16350" w:rsidP="002E1A88" w:rsidRDefault="00C16350" w14:paraId="738610EB" w14:textId="77777777">
                      <w:pPr>
                        <w:rPr>
                          <w:b/>
                          <w:color w:val="FF0000"/>
                          <w:sz w:val="28"/>
                          <w:szCs w:val="28"/>
                        </w:rPr>
                      </w:pPr>
                    </w:p>
                    <w:p w:rsidRPr="00045847" w:rsidR="00C16350" w:rsidP="002E1A88" w:rsidRDefault="00C16350" w14:paraId="65D191AC" w14:textId="77777777">
                      <w:pPr>
                        <w:rPr>
                          <w:b/>
                          <w:color w:val="FF0000"/>
                          <w:sz w:val="28"/>
                          <w:szCs w:val="28"/>
                        </w:rPr>
                      </w:pPr>
                      <w:r>
                        <w:rPr>
                          <w:b/>
                          <w:color w:val="FF0000"/>
                          <w:sz w:val="28"/>
                          <w:szCs w:val="28"/>
                        </w:rPr>
                        <w:t>Action E – Fire watch in place &amp; cold fire extinguishing agent present</w:t>
                      </w:r>
                    </w:p>
                    <w:p w:rsidRPr="00D73460" w:rsidR="00C16350" w:rsidRDefault="00C16350" w14:paraId="637805D2" w14:textId="77777777">
                      <w:pPr>
                        <w:rPr>
                          <w:b/>
                          <w:color w:val="FF0000"/>
                        </w:rPr>
                      </w:pPr>
                    </w:p>
                  </w:txbxContent>
                </v:textbox>
              </v:shape>
            </w:pict>
          </mc:Fallback>
        </mc:AlternateContent>
      </w:r>
    </w:p>
    <w:p w:rsidRPr="000F1207" w:rsidR="00141984" w:rsidP="005021B3" w:rsidRDefault="00141984" w14:paraId="367A7699" w14:textId="77777777">
      <w:pPr>
        <w:jc w:val="center"/>
        <w:rPr>
          <w:rFonts w:ascii="Arial" w:hAnsi="Arial" w:cs="Arial"/>
          <w:b/>
          <w:bCs/>
          <w:color w:val="76923C"/>
          <w:sz w:val="44"/>
          <w:szCs w:val="44"/>
        </w:rPr>
      </w:pPr>
    </w:p>
    <w:p w:rsidRPr="000F1207" w:rsidR="00141984" w:rsidP="005021B3" w:rsidRDefault="00141984" w14:paraId="132491A5" w14:textId="77777777">
      <w:pPr>
        <w:jc w:val="center"/>
        <w:rPr>
          <w:rFonts w:ascii="Arial" w:hAnsi="Arial" w:cs="Arial"/>
          <w:b/>
          <w:bCs/>
          <w:color w:val="76923C"/>
          <w:sz w:val="44"/>
          <w:szCs w:val="44"/>
        </w:rPr>
      </w:pPr>
    </w:p>
    <w:p w:rsidRPr="000F1207" w:rsidR="00141984" w:rsidP="005021B3" w:rsidRDefault="00141984" w14:paraId="7CF4140B" w14:textId="77777777">
      <w:pPr>
        <w:jc w:val="center"/>
        <w:rPr>
          <w:rFonts w:ascii="Arial" w:hAnsi="Arial" w:cs="Arial"/>
          <w:b/>
          <w:bCs/>
          <w:color w:val="76923C"/>
          <w:sz w:val="44"/>
          <w:szCs w:val="44"/>
        </w:rPr>
      </w:pPr>
    </w:p>
    <w:p w:rsidRPr="000F1207" w:rsidR="00141984" w:rsidP="005021B3" w:rsidRDefault="00141984" w14:paraId="3AB1F789" w14:textId="77777777">
      <w:pPr>
        <w:jc w:val="center"/>
        <w:rPr>
          <w:rFonts w:ascii="Arial" w:hAnsi="Arial" w:cs="Arial"/>
          <w:b/>
          <w:bCs/>
          <w:color w:val="76923C"/>
          <w:sz w:val="44"/>
          <w:szCs w:val="44"/>
        </w:rPr>
      </w:pPr>
    </w:p>
    <w:p w:rsidRPr="000F1207" w:rsidR="00141984" w:rsidP="005021B3" w:rsidRDefault="00141984" w14:paraId="58722141" w14:textId="77777777">
      <w:pPr>
        <w:jc w:val="center"/>
        <w:rPr>
          <w:rFonts w:ascii="Arial" w:hAnsi="Arial" w:cs="Arial"/>
          <w:b/>
          <w:bCs/>
          <w:color w:val="76923C"/>
          <w:sz w:val="44"/>
          <w:szCs w:val="44"/>
        </w:rPr>
      </w:pPr>
    </w:p>
    <w:p w:rsidRPr="000F1207" w:rsidR="00141984" w:rsidP="005021B3" w:rsidRDefault="00141984" w14:paraId="2D729654" w14:textId="77777777">
      <w:pPr>
        <w:jc w:val="center"/>
        <w:rPr>
          <w:rFonts w:ascii="Arial" w:hAnsi="Arial" w:cs="Arial"/>
          <w:b/>
          <w:bCs/>
          <w:color w:val="76923C"/>
          <w:sz w:val="44"/>
          <w:szCs w:val="44"/>
        </w:rPr>
      </w:pPr>
    </w:p>
    <w:p w:rsidRPr="000F1207" w:rsidR="00141984" w:rsidP="005021B3" w:rsidRDefault="00141984" w14:paraId="1FFDD495" w14:textId="77777777">
      <w:pPr>
        <w:jc w:val="center"/>
        <w:rPr>
          <w:rFonts w:ascii="Arial" w:hAnsi="Arial" w:cs="Arial"/>
          <w:b/>
          <w:bCs/>
          <w:color w:val="76923C"/>
          <w:sz w:val="44"/>
          <w:szCs w:val="44"/>
        </w:rPr>
      </w:pPr>
    </w:p>
    <w:p w:rsidRPr="000F1207" w:rsidR="00141984" w:rsidP="005021B3" w:rsidRDefault="00141984" w14:paraId="67D11737" w14:textId="77777777">
      <w:pPr>
        <w:jc w:val="center"/>
        <w:rPr>
          <w:rFonts w:ascii="Arial" w:hAnsi="Arial" w:cs="Arial"/>
          <w:b/>
          <w:bCs/>
          <w:color w:val="76923C"/>
          <w:sz w:val="44"/>
          <w:szCs w:val="44"/>
        </w:rPr>
      </w:pPr>
    </w:p>
    <w:p w:rsidRPr="000F1207" w:rsidR="00141984" w:rsidP="005021B3" w:rsidRDefault="00141984" w14:paraId="5B7496EF" w14:textId="77777777">
      <w:pPr>
        <w:jc w:val="center"/>
        <w:rPr>
          <w:rFonts w:ascii="Arial" w:hAnsi="Arial" w:cs="Arial"/>
          <w:b/>
          <w:bCs/>
          <w:color w:val="76923C"/>
          <w:sz w:val="44"/>
          <w:szCs w:val="44"/>
        </w:rPr>
      </w:pPr>
    </w:p>
    <w:p w:rsidRPr="000F1207" w:rsidR="00141984" w:rsidP="005021B3" w:rsidRDefault="00141984" w14:paraId="22CF35A1" w14:textId="77777777">
      <w:pPr>
        <w:jc w:val="center"/>
        <w:rPr>
          <w:rFonts w:ascii="Arial" w:hAnsi="Arial" w:cs="Arial"/>
          <w:b/>
          <w:bCs/>
          <w:color w:val="76923C"/>
          <w:sz w:val="44"/>
          <w:szCs w:val="44"/>
        </w:rPr>
      </w:pPr>
    </w:p>
    <w:p w:rsidRPr="000F1207" w:rsidR="00141984" w:rsidP="005021B3" w:rsidRDefault="00141984" w14:paraId="13A02E12" w14:textId="77777777">
      <w:pPr>
        <w:jc w:val="center"/>
        <w:rPr>
          <w:rFonts w:ascii="Arial" w:hAnsi="Arial" w:cs="Arial"/>
          <w:b/>
          <w:bCs/>
          <w:color w:val="76923C"/>
          <w:sz w:val="44"/>
          <w:szCs w:val="44"/>
        </w:rPr>
      </w:pPr>
    </w:p>
    <w:p w:rsidRPr="000F1207" w:rsidR="005166EB" w:rsidP="005021B3" w:rsidRDefault="005166EB" w14:paraId="03141F9E" w14:textId="77777777">
      <w:pPr>
        <w:jc w:val="center"/>
        <w:rPr>
          <w:rFonts w:ascii="Arial" w:hAnsi="Arial" w:cs="Arial"/>
          <w:b/>
          <w:bCs/>
          <w:color w:val="E36C0A"/>
          <w:sz w:val="44"/>
          <w:szCs w:val="44"/>
        </w:rPr>
      </w:pPr>
      <w:r w:rsidRPr="000F1207">
        <w:rPr>
          <w:rFonts w:ascii="Arial" w:hAnsi="Arial" w:cs="Arial"/>
          <w:b/>
          <w:bCs/>
          <w:color w:val="E36C0A"/>
          <w:sz w:val="44"/>
          <w:szCs w:val="44"/>
        </w:rPr>
        <w:t>REFLEX ACTION SHEET</w:t>
      </w:r>
    </w:p>
    <w:p w:rsidRPr="000F1207" w:rsidR="005166EB" w:rsidP="005021B3" w:rsidRDefault="002E1A88" w14:paraId="360D90EB" w14:textId="77777777">
      <w:pPr>
        <w:jc w:val="center"/>
        <w:rPr>
          <w:rFonts w:ascii="Arial" w:hAnsi="Arial" w:cs="Arial"/>
          <w:b/>
          <w:bCs/>
          <w:color w:val="76923C"/>
          <w:sz w:val="44"/>
          <w:szCs w:val="44"/>
        </w:rPr>
      </w:pPr>
      <w:r>
        <w:rPr>
          <w:rFonts w:ascii="Arial" w:hAnsi="Arial" w:cs="Arial"/>
          <w:b/>
          <w:bCs/>
          <w:color w:val="E36C0A"/>
          <w:sz w:val="44"/>
          <w:szCs w:val="44"/>
        </w:rPr>
        <w:t xml:space="preserve">Econoline </w:t>
      </w:r>
      <w:r w:rsidRPr="000F1207" w:rsidR="005166EB">
        <w:rPr>
          <w:rFonts w:ascii="Arial" w:hAnsi="Arial" w:cs="Arial"/>
          <w:b/>
          <w:bCs/>
          <w:color w:val="E36C0A"/>
          <w:sz w:val="44"/>
          <w:szCs w:val="44"/>
        </w:rPr>
        <w:t>Pneumatic Bead Blaster</w:t>
      </w:r>
    </w:p>
    <w:p w:rsidRPr="000F1207" w:rsidR="005166EB" w:rsidP="005021B3" w:rsidRDefault="00921805" w14:paraId="417D5AC5" w14:textId="144C02B3">
      <w:pPr>
        <w:jc w:val="center"/>
        <w:rPr>
          <w:rFonts w:ascii="Arial" w:hAnsi="Arial" w:cs="Arial"/>
          <w:b/>
          <w:bCs/>
          <w:color w:val="76923C"/>
          <w:sz w:val="44"/>
          <w:szCs w:val="44"/>
        </w:rPr>
      </w:pPr>
      <w:r>
        <w:rPr>
          <w:rFonts w:ascii="Arial" w:hAnsi="Arial" w:cs="Arial"/>
          <w:b/>
          <w:noProof/>
          <w:color w:val="76923C"/>
          <w:sz w:val="44"/>
          <w:szCs w:val="44"/>
          <w:lang w:eastAsia="en-US"/>
        </w:rPr>
        <w:drawing>
          <wp:inline distT="0" distB="0" distL="0" distR="0" wp14:anchorId="0617F7C0" wp14:editId="76F5172B">
            <wp:extent cx="4019550" cy="3019425"/>
            <wp:effectExtent l="0" t="0" r="0" b="0"/>
            <wp:docPr id="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19550" cy="3019425"/>
                    </a:xfrm>
                    <a:prstGeom prst="rect">
                      <a:avLst/>
                    </a:prstGeom>
                    <a:noFill/>
                    <a:ln>
                      <a:noFill/>
                    </a:ln>
                  </pic:spPr>
                </pic:pic>
              </a:graphicData>
            </a:graphic>
          </wp:inline>
        </w:drawing>
      </w:r>
    </w:p>
    <w:p w:rsidRPr="000F1207" w:rsidR="00141984" w:rsidP="005021B3" w:rsidRDefault="00141984" w14:paraId="0110086B" w14:textId="77777777">
      <w:pPr>
        <w:jc w:val="center"/>
        <w:rPr>
          <w:rFonts w:ascii="Arial" w:hAnsi="Arial" w:cs="Arial"/>
          <w:b/>
          <w:bCs/>
          <w:color w:val="76923C"/>
          <w:sz w:val="44"/>
          <w:szCs w:val="44"/>
        </w:rPr>
      </w:pPr>
    </w:p>
    <w:p w:rsidRPr="000F1207" w:rsidR="00141984" w:rsidP="005021B3" w:rsidRDefault="00921805" w14:paraId="5F1FA3F8" w14:textId="4DDCAD24">
      <w:pPr>
        <w:jc w:val="center"/>
        <w:rPr>
          <w:rFonts w:ascii="Arial" w:hAnsi="Arial" w:cs="Arial"/>
          <w:b/>
          <w:bCs/>
          <w:color w:val="76923C"/>
          <w:sz w:val="44"/>
          <w:szCs w:val="44"/>
        </w:rPr>
      </w:pPr>
      <w:r>
        <w:rPr>
          <w:noProof/>
        </w:rPr>
        <mc:AlternateContent>
          <mc:Choice Requires="wps">
            <w:drawing>
              <wp:anchor distT="0" distB="0" distL="114300" distR="114300" simplePos="0" relativeHeight="251658257" behindDoc="0" locked="0" layoutInCell="1" allowOverlap="1" wp14:anchorId="64251A21" wp14:editId="25B9396C">
                <wp:simplePos x="0" y="0"/>
                <wp:positionH relativeFrom="column">
                  <wp:posOffset>38100</wp:posOffset>
                </wp:positionH>
                <wp:positionV relativeFrom="paragraph">
                  <wp:posOffset>7620</wp:posOffset>
                </wp:positionV>
                <wp:extent cx="5476875" cy="2200275"/>
                <wp:effectExtent l="0" t="0" r="9525" b="9525"/>
                <wp:wrapNone/>
                <wp:docPr id="199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6875" cy="2200275"/>
                        </a:xfrm>
                        <a:prstGeom prst="rect">
                          <a:avLst/>
                        </a:prstGeom>
                        <a:solidFill>
                          <a:sysClr val="window" lastClr="FFFFFF"/>
                        </a:solidFill>
                        <a:ln w="19050">
                          <a:solidFill>
                            <a:prstClr val="black"/>
                          </a:solidFill>
                        </a:ln>
                        <a:effectLst/>
                      </wps:spPr>
                      <wps:txbx>
                        <w:txbxContent>
                          <w:p w:rsidR="00C16350" w:rsidP="005166EB" w:rsidRDefault="00C16350" w14:paraId="7274488E" w14:textId="77777777">
                            <w:pPr>
                              <w:rPr>
                                <w:b/>
                                <w:color w:val="FF0000"/>
                              </w:rPr>
                            </w:pPr>
                          </w:p>
                          <w:p w:rsidRPr="005166EB" w:rsidR="00C16350" w:rsidP="005166EB" w:rsidRDefault="00C16350" w14:paraId="721066B8" w14:textId="77777777">
                            <w:pPr>
                              <w:rPr>
                                <w:b/>
                                <w:color w:val="FF0000"/>
                              </w:rPr>
                            </w:pPr>
                            <w:r w:rsidRPr="005166EB">
                              <w:rPr>
                                <w:b/>
                                <w:color w:val="FF0000"/>
                              </w:rPr>
                              <w:t>Action A - PPE = safety glasses</w:t>
                            </w:r>
                            <w:r>
                              <w:rPr>
                                <w:b/>
                                <w:color w:val="FF0000"/>
                              </w:rPr>
                              <w:t xml:space="preserve">, hearing protection </w:t>
                            </w:r>
                          </w:p>
                          <w:p w:rsidRPr="005166EB" w:rsidR="00C16350" w:rsidP="005166EB" w:rsidRDefault="00C16350" w14:paraId="7A4199DA" w14:textId="77777777">
                            <w:pPr>
                              <w:rPr>
                                <w:b/>
                                <w:color w:val="FF0000"/>
                              </w:rPr>
                            </w:pPr>
                            <w:r w:rsidRPr="005166EB">
                              <w:rPr>
                                <w:b/>
                                <w:color w:val="FF0000"/>
                              </w:rPr>
                              <w:tab/>
                            </w:r>
                          </w:p>
                          <w:p w:rsidR="00C16350" w:rsidP="005166EB" w:rsidRDefault="00C16350" w14:paraId="41B82786" w14:textId="77777777">
                            <w:pPr>
                              <w:rPr>
                                <w:b/>
                                <w:color w:val="FF0000"/>
                              </w:rPr>
                            </w:pPr>
                            <w:r w:rsidRPr="005166EB">
                              <w:rPr>
                                <w:b/>
                                <w:color w:val="FF0000"/>
                              </w:rPr>
                              <w:t>Action B - Make sure the viewing glass is clean</w:t>
                            </w:r>
                          </w:p>
                          <w:p w:rsidRPr="005166EB" w:rsidR="00C16350" w:rsidP="005166EB" w:rsidRDefault="00C16350" w14:paraId="50D105BD" w14:textId="77777777">
                            <w:pPr>
                              <w:rPr>
                                <w:b/>
                                <w:color w:val="FF0000"/>
                              </w:rPr>
                            </w:pPr>
                          </w:p>
                          <w:p w:rsidRPr="005166EB" w:rsidR="00C16350" w:rsidP="005166EB" w:rsidRDefault="00C16350" w14:paraId="7DD5F720" w14:textId="77777777">
                            <w:pPr>
                              <w:rPr>
                                <w:b/>
                                <w:color w:val="FF0000"/>
                              </w:rPr>
                            </w:pPr>
                            <w:r>
                              <w:rPr>
                                <w:b/>
                                <w:color w:val="FF0000"/>
                              </w:rPr>
                              <w:t xml:space="preserve">Action C - </w:t>
                            </w:r>
                            <w:r w:rsidRPr="005166EB">
                              <w:rPr>
                                <w:b/>
                                <w:color w:val="FF0000"/>
                              </w:rPr>
                              <w:t>Make sure the access doors are closed and latched</w:t>
                            </w:r>
                          </w:p>
                          <w:p w:rsidR="00C16350" w:rsidP="005166EB" w:rsidRDefault="00C16350" w14:paraId="1476942B" w14:textId="77777777">
                            <w:pPr>
                              <w:rPr>
                                <w:b/>
                                <w:color w:val="FF0000"/>
                              </w:rPr>
                            </w:pPr>
                            <w:r w:rsidRPr="005166EB">
                              <w:rPr>
                                <w:b/>
                                <w:color w:val="FF0000"/>
                              </w:rPr>
                              <w:tab/>
                            </w:r>
                          </w:p>
                          <w:p w:rsidRPr="005166EB" w:rsidR="00C16350" w:rsidP="005166EB" w:rsidRDefault="00C16350" w14:paraId="241EEDBF" w14:textId="77777777">
                            <w:pPr>
                              <w:rPr>
                                <w:b/>
                                <w:color w:val="FF0000"/>
                              </w:rPr>
                            </w:pPr>
                            <w:r>
                              <w:rPr>
                                <w:b/>
                                <w:color w:val="FF0000"/>
                              </w:rPr>
                              <w:t xml:space="preserve">Action D - </w:t>
                            </w:r>
                            <w:r w:rsidRPr="005166EB">
                              <w:rPr>
                                <w:b/>
                                <w:color w:val="FF0000"/>
                              </w:rPr>
                              <w:t>Make sure the aspiration is running</w:t>
                            </w:r>
                          </w:p>
                          <w:p w:rsidR="00C16350" w:rsidP="005166EB" w:rsidRDefault="00C16350" w14:paraId="51936DBC" w14:textId="77777777">
                            <w:pPr>
                              <w:rPr>
                                <w:b/>
                                <w:color w:val="FF0000"/>
                              </w:rPr>
                            </w:pPr>
                            <w:r w:rsidRPr="005166EB">
                              <w:rPr>
                                <w:b/>
                                <w:color w:val="FF0000"/>
                              </w:rPr>
                              <w:tab/>
                            </w:r>
                          </w:p>
                          <w:p w:rsidRPr="005166EB" w:rsidR="00C16350" w:rsidP="005166EB" w:rsidRDefault="00C16350" w14:paraId="1FE5ABBA" w14:textId="77777777">
                            <w:pPr>
                              <w:rPr>
                                <w:b/>
                                <w:color w:val="FF0000"/>
                              </w:rPr>
                            </w:pPr>
                            <w:r>
                              <w:rPr>
                                <w:b/>
                                <w:color w:val="FF0000"/>
                              </w:rPr>
                              <w:t xml:space="preserve">Action E - </w:t>
                            </w:r>
                            <w:r w:rsidRPr="005166EB">
                              <w:rPr>
                                <w:b/>
                                <w:color w:val="FF0000"/>
                              </w:rPr>
                              <w:t>Make sure there are no holes in the protective gloves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77B5BC65">
              <v:shape id="Text Box 69" style="position:absolute;left:0;text-align:left;margin-left:3pt;margin-top:.6pt;width:431.25pt;height:173.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65" fillcolor="window"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" w14:anchorId="64251A21">
                <v:path arrowok="t"/>
                <v:textbox>
                  <w:txbxContent>
                    <w:p w:rsidR="00C16350" w:rsidP="005166EB" w:rsidRDefault="00C16350" w14:paraId="463F29E8" w14:textId="77777777">
                      <w:pPr>
                        <w:rPr>
                          <w:b/>
                          <w:color w:val="FF0000"/>
                        </w:rPr>
                      </w:pPr>
                    </w:p>
                    <w:p w:rsidRPr="005166EB" w:rsidR="00C16350" w:rsidP="005166EB" w:rsidRDefault="00C16350" w14:paraId="62EF2773" w14:textId="77777777">
                      <w:pPr>
                        <w:rPr>
                          <w:b/>
                          <w:color w:val="FF0000"/>
                        </w:rPr>
                      </w:pPr>
                      <w:r w:rsidRPr="005166EB">
                        <w:rPr>
                          <w:b/>
                          <w:color w:val="FF0000"/>
                        </w:rPr>
                        <w:t>Action A - PPE = safety glasses</w:t>
                      </w:r>
                      <w:r>
                        <w:rPr>
                          <w:b/>
                          <w:color w:val="FF0000"/>
                        </w:rPr>
                        <w:t xml:space="preserve">, hearing protection </w:t>
                      </w:r>
                    </w:p>
                    <w:p w:rsidRPr="005166EB" w:rsidR="00C16350" w:rsidP="005166EB" w:rsidRDefault="00C16350" w14:paraId="3B7B4B86" w14:textId="77777777">
                      <w:pPr>
                        <w:rPr>
                          <w:b/>
                          <w:color w:val="FF0000"/>
                        </w:rPr>
                      </w:pPr>
                      <w:r w:rsidRPr="005166EB">
                        <w:rPr>
                          <w:b/>
                          <w:color w:val="FF0000"/>
                        </w:rPr>
                        <w:tab/>
                      </w:r>
                    </w:p>
                    <w:p w:rsidR="00C16350" w:rsidP="005166EB" w:rsidRDefault="00C16350" w14:paraId="3176A6A6" w14:textId="77777777">
                      <w:pPr>
                        <w:rPr>
                          <w:b/>
                          <w:color w:val="FF0000"/>
                        </w:rPr>
                      </w:pPr>
                      <w:r w:rsidRPr="005166EB">
                        <w:rPr>
                          <w:b/>
                          <w:color w:val="FF0000"/>
                        </w:rPr>
                        <w:t>Action B - Make sure the viewing glass is clean</w:t>
                      </w:r>
                    </w:p>
                    <w:p w:rsidRPr="005166EB" w:rsidR="00C16350" w:rsidP="005166EB" w:rsidRDefault="00C16350" w14:paraId="3A0FF5F2" w14:textId="77777777">
                      <w:pPr>
                        <w:rPr>
                          <w:b/>
                          <w:color w:val="FF0000"/>
                        </w:rPr>
                      </w:pPr>
                    </w:p>
                    <w:p w:rsidRPr="005166EB" w:rsidR="00C16350" w:rsidP="005166EB" w:rsidRDefault="00C16350" w14:paraId="7B45FCAB" w14:textId="77777777">
                      <w:pPr>
                        <w:rPr>
                          <w:b/>
                          <w:color w:val="FF0000"/>
                        </w:rPr>
                      </w:pPr>
                      <w:r>
                        <w:rPr>
                          <w:b/>
                          <w:color w:val="FF0000"/>
                        </w:rPr>
                        <w:t xml:space="preserve">Action C - </w:t>
                      </w:r>
                      <w:r w:rsidRPr="005166EB">
                        <w:rPr>
                          <w:b/>
                          <w:color w:val="FF0000"/>
                        </w:rPr>
                        <w:t>Make sure the access doors are closed and latched</w:t>
                      </w:r>
                    </w:p>
                    <w:p w:rsidR="00C16350" w:rsidP="005166EB" w:rsidRDefault="00C16350" w14:paraId="5630AD66" w14:textId="77777777">
                      <w:pPr>
                        <w:rPr>
                          <w:b/>
                          <w:color w:val="FF0000"/>
                        </w:rPr>
                      </w:pPr>
                      <w:r w:rsidRPr="005166EB">
                        <w:rPr>
                          <w:b/>
                          <w:color w:val="FF0000"/>
                        </w:rPr>
                        <w:tab/>
                      </w:r>
                    </w:p>
                    <w:p w:rsidRPr="005166EB" w:rsidR="00C16350" w:rsidP="005166EB" w:rsidRDefault="00C16350" w14:paraId="4408A122" w14:textId="77777777">
                      <w:pPr>
                        <w:rPr>
                          <w:b/>
                          <w:color w:val="FF0000"/>
                        </w:rPr>
                      </w:pPr>
                      <w:r>
                        <w:rPr>
                          <w:b/>
                          <w:color w:val="FF0000"/>
                        </w:rPr>
                        <w:t xml:space="preserve">Action D - </w:t>
                      </w:r>
                      <w:r w:rsidRPr="005166EB">
                        <w:rPr>
                          <w:b/>
                          <w:color w:val="FF0000"/>
                        </w:rPr>
                        <w:t>Make sure the aspiration is running</w:t>
                      </w:r>
                    </w:p>
                    <w:p w:rsidR="00C16350" w:rsidP="005166EB" w:rsidRDefault="00C16350" w14:paraId="61829076" w14:textId="77777777">
                      <w:pPr>
                        <w:rPr>
                          <w:b/>
                          <w:color w:val="FF0000"/>
                        </w:rPr>
                      </w:pPr>
                      <w:r w:rsidRPr="005166EB">
                        <w:rPr>
                          <w:b/>
                          <w:color w:val="FF0000"/>
                        </w:rPr>
                        <w:tab/>
                      </w:r>
                    </w:p>
                    <w:p w:rsidRPr="005166EB" w:rsidR="00C16350" w:rsidP="005166EB" w:rsidRDefault="00C16350" w14:paraId="4DF8592F" w14:textId="77777777">
                      <w:pPr>
                        <w:rPr>
                          <w:b/>
                          <w:color w:val="FF0000"/>
                        </w:rPr>
                      </w:pPr>
                      <w:r>
                        <w:rPr>
                          <w:b/>
                          <w:color w:val="FF0000"/>
                        </w:rPr>
                        <w:t xml:space="preserve">Action E - </w:t>
                      </w:r>
                      <w:r w:rsidRPr="005166EB">
                        <w:rPr>
                          <w:b/>
                          <w:color w:val="FF0000"/>
                        </w:rPr>
                        <w:t>Make sure there are no holes in the protective gloves</w:t>
                      </w:r>
                    </w:p>
                  </w:txbxContent>
                </v:textbox>
              </v:shape>
            </w:pict>
          </mc:Fallback>
        </mc:AlternateContent>
      </w:r>
    </w:p>
    <w:p w:rsidRPr="000F1207" w:rsidR="00141984" w:rsidP="005021B3" w:rsidRDefault="00141984" w14:paraId="5BE25CA6" w14:textId="77777777">
      <w:pPr>
        <w:jc w:val="center"/>
        <w:rPr>
          <w:rFonts w:ascii="Arial" w:hAnsi="Arial" w:cs="Arial"/>
          <w:b/>
          <w:bCs/>
          <w:color w:val="76923C"/>
          <w:sz w:val="44"/>
          <w:szCs w:val="44"/>
        </w:rPr>
      </w:pPr>
    </w:p>
    <w:p w:rsidRPr="000F1207" w:rsidR="00141984" w:rsidP="005021B3" w:rsidRDefault="00141984" w14:paraId="160945C4" w14:textId="77777777">
      <w:pPr>
        <w:jc w:val="center"/>
        <w:rPr>
          <w:rFonts w:ascii="Arial" w:hAnsi="Arial" w:cs="Arial"/>
          <w:b/>
          <w:bCs/>
          <w:color w:val="76923C"/>
          <w:sz w:val="44"/>
          <w:szCs w:val="44"/>
        </w:rPr>
      </w:pPr>
    </w:p>
    <w:p w:rsidRPr="000F1207" w:rsidR="00141984" w:rsidP="005021B3" w:rsidRDefault="00141984" w14:paraId="7CC63489" w14:textId="77777777">
      <w:pPr>
        <w:jc w:val="center"/>
        <w:rPr>
          <w:rFonts w:ascii="Arial" w:hAnsi="Arial" w:cs="Arial"/>
          <w:b/>
          <w:bCs/>
          <w:color w:val="76923C"/>
          <w:sz w:val="44"/>
          <w:szCs w:val="44"/>
        </w:rPr>
      </w:pPr>
    </w:p>
    <w:p w:rsidRPr="000F1207" w:rsidR="00141984" w:rsidP="005021B3" w:rsidRDefault="00141984" w14:paraId="5ADA5EC8" w14:textId="77777777">
      <w:pPr>
        <w:jc w:val="center"/>
        <w:rPr>
          <w:rFonts w:ascii="Arial" w:hAnsi="Arial" w:cs="Arial"/>
          <w:b/>
          <w:bCs/>
          <w:color w:val="76923C"/>
          <w:sz w:val="44"/>
          <w:szCs w:val="44"/>
        </w:rPr>
      </w:pPr>
    </w:p>
    <w:p w:rsidR="005811C1" w:rsidP="005021B3" w:rsidRDefault="005811C1" w14:paraId="067317F8" w14:textId="77777777">
      <w:pPr>
        <w:jc w:val="center"/>
        <w:rPr>
          <w:rFonts w:ascii="Arial" w:hAnsi="Arial" w:cs="Arial"/>
          <w:b/>
          <w:bCs/>
          <w:color w:val="FF6600"/>
          <w:sz w:val="44"/>
          <w:szCs w:val="44"/>
        </w:rPr>
      </w:pPr>
    </w:p>
    <w:p w:rsidR="005166EB" w:rsidP="005021B3" w:rsidRDefault="005166EB" w14:paraId="086B3B7F" w14:textId="77777777">
      <w:pPr>
        <w:jc w:val="center"/>
        <w:rPr>
          <w:rFonts w:ascii="Arial" w:hAnsi="Arial" w:cs="Arial"/>
          <w:b/>
          <w:bCs/>
          <w:color w:val="FF6600"/>
          <w:sz w:val="44"/>
          <w:szCs w:val="44"/>
        </w:rPr>
      </w:pPr>
    </w:p>
    <w:p w:rsidR="005166EB" w:rsidP="005021B3" w:rsidRDefault="005166EB" w14:paraId="14D625AC" w14:textId="77777777">
      <w:pPr>
        <w:jc w:val="center"/>
        <w:rPr>
          <w:rFonts w:ascii="Arial" w:hAnsi="Arial" w:cs="Arial"/>
          <w:b/>
          <w:bCs/>
          <w:color w:val="FF6600"/>
          <w:sz w:val="44"/>
          <w:szCs w:val="44"/>
        </w:rPr>
      </w:pPr>
    </w:p>
    <w:p w:rsidR="005166EB" w:rsidP="005021B3" w:rsidRDefault="005166EB" w14:paraId="766FE33D" w14:textId="77777777">
      <w:pPr>
        <w:jc w:val="center"/>
        <w:rPr>
          <w:rFonts w:ascii="Arial" w:hAnsi="Arial" w:cs="Arial"/>
          <w:b/>
          <w:bCs/>
          <w:color w:val="FF6600"/>
          <w:sz w:val="44"/>
          <w:szCs w:val="44"/>
        </w:rPr>
      </w:pPr>
    </w:p>
    <w:p w:rsidR="005166EB" w:rsidP="005021B3" w:rsidRDefault="005166EB" w14:paraId="3D6D9E5C" w14:textId="77777777">
      <w:pPr>
        <w:jc w:val="center"/>
        <w:rPr>
          <w:rFonts w:ascii="Arial" w:hAnsi="Arial" w:cs="Arial"/>
          <w:b/>
          <w:bCs/>
          <w:color w:val="FF6600"/>
          <w:sz w:val="44"/>
          <w:szCs w:val="44"/>
        </w:rPr>
      </w:pPr>
    </w:p>
    <w:p w:rsidR="005166EB" w:rsidP="003C68AA" w:rsidRDefault="005166EB" w14:paraId="0B6C8B4D" w14:textId="77777777">
      <w:pPr>
        <w:rPr>
          <w:rFonts w:ascii="Arial" w:hAnsi="Arial" w:cs="Arial"/>
          <w:b/>
          <w:bCs/>
          <w:color w:val="FF6600"/>
          <w:sz w:val="44"/>
          <w:szCs w:val="44"/>
        </w:rPr>
      </w:pPr>
    </w:p>
    <w:p w:rsidR="005166EB" w:rsidP="005021B3" w:rsidRDefault="00BF3D98" w14:paraId="5E28C66A" w14:textId="77777777">
      <w:pPr>
        <w:jc w:val="center"/>
        <w:rPr>
          <w:rFonts w:ascii="Arial" w:hAnsi="Arial" w:cs="Arial"/>
          <w:b/>
          <w:bCs/>
          <w:color w:val="FF6600"/>
          <w:sz w:val="44"/>
          <w:szCs w:val="44"/>
        </w:rPr>
      </w:pPr>
      <w:r w:rsidRPr="00BF3D98">
        <w:rPr>
          <w:rFonts w:ascii="Arial" w:hAnsi="Arial" w:cs="Arial"/>
          <w:b/>
          <w:bCs/>
          <w:color w:val="FF6600"/>
          <w:sz w:val="44"/>
          <w:szCs w:val="44"/>
        </w:rPr>
        <w:t>REFLEX ACTION SHEET</w:t>
      </w:r>
    </w:p>
    <w:p w:rsidR="00BF3D98" w:rsidP="005021B3" w:rsidRDefault="00BF3D98" w14:paraId="5D50A83F" w14:textId="77777777">
      <w:pPr>
        <w:jc w:val="center"/>
        <w:rPr>
          <w:rFonts w:ascii="Arial" w:hAnsi="Arial" w:cs="Arial"/>
          <w:b/>
          <w:bCs/>
          <w:color w:val="FF6600"/>
          <w:sz w:val="44"/>
          <w:szCs w:val="44"/>
        </w:rPr>
      </w:pPr>
      <w:r>
        <w:rPr>
          <w:rFonts w:ascii="Arial" w:hAnsi="Arial" w:cs="Arial"/>
          <w:b/>
          <w:bCs/>
          <w:color w:val="FF6600"/>
          <w:sz w:val="44"/>
          <w:szCs w:val="44"/>
        </w:rPr>
        <w:t>Wet Parts Washer</w:t>
      </w:r>
      <w:r w:rsidR="002E1A88">
        <w:rPr>
          <w:rFonts w:ascii="Arial" w:hAnsi="Arial" w:cs="Arial"/>
          <w:b/>
          <w:bCs/>
          <w:color w:val="FF6600"/>
          <w:sz w:val="44"/>
          <w:szCs w:val="44"/>
        </w:rPr>
        <w:t>s</w:t>
      </w:r>
    </w:p>
    <w:p w:rsidR="005166EB" w:rsidP="005021B3" w:rsidRDefault="00921805" w14:paraId="7A536D9F" w14:textId="44A94FEC">
      <w:pPr>
        <w:jc w:val="center"/>
        <w:rPr>
          <w:rFonts w:ascii="Arial" w:hAnsi="Arial" w:cs="Arial"/>
          <w:b/>
          <w:noProof/>
          <w:color w:val="FF6600"/>
          <w:sz w:val="44"/>
          <w:szCs w:val="44"/>
          <w:lang w:eastAsia="en-US"/>
        </w:rPr>
      </w:pPr>
      <w:r>
        <w:rPr>
          <w:rFonts w:ascii="Arial" w:hAnsi="Arial" w:cs="Arial"/>
          <w:b/>
          <w:noProof/>
          <w:color w:val="FF6600"/>
          <w:sz w:val="44"/>
          <w:szCs w:val="44"/>
          <w:lang w:eastAsia="en-US"/>
        </w:rPr>
        <w:drawing>
          <wp:inline distT="0" distB="0" distL="0" distR="0" wp14:anchorId="232803F4" wp14:editId="76D57BA3">
            <wp:extent cx="4019550" cy="3019425"/>
            <wp:effectExtent l="0" t="0" r="0" b="0"/>
            <wp:docPr id="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019550" cy="3019425"/>
                    </a:xfrm>
                    <a:prstGeom prst="rect">
                      <a:avLst/>
                    </a:prstGeom>
                    <a:noFill/>
                    <a:ln>
                      <a:noFill/>
                    </a:ln>
                  </pic:spPr>
                </pic:pic>
              </a:graphicData>
            </a:graphic>
          </wp:inline>
        </w:drawing>
      </w:r>
    </w:p>
    <w:p w:rsidR="002E1A88" w:rsidP="005021B3" w:rsidRDefault="002E1A88" w14:paraId="6DA16CD0" w14:textId="77777777">
      <w:pPr>
        <w:jc w:val="center"/>
        <w:rPr>
          <w:rFonts w:ascii="Arial" w:hAnsi="Arial" w:cs="Arial"/>
          <w:b/>
          <w:noProof/>
          <w:color w:val="FF6600"/>
          <w:sz w:val="44"/>
          <w:szCs w:val="44"/>
          <w:lang w:eastAsia="en-US"/>
        </w:rPr>
      </w:pPr>
    </w:p>
    <w:p w:rsidR="005166EB" w:rsidP="005021B3" w:rsidRDefault="00921805" w14:paraId="64D851BC" w14:textId="0F2BB269">
      <w:pPr>
        <w:jc w:val="center"/>
        <w:rPr>
          <w:rFonts w:ascii="Arial" w:hAnsi="Arial" w:cs="Arial"/>
          <w:b/>
          <w:bCs/>
          <w:color w:val="FF6600"/>
          <w:sz w:val="44"/>
          <w:szCs w:val="44"/>
        </w:rPr>
      </w:pPr>
      <w:r>
        <w:rPr>
          <w:noProof/>
        </w:rPr>
        <mc:AlternateContent>
          <mc:Choice Requires="wps">
            <w:drawing>
              <wp:anchor distT="0" distB="0" distL="114300" distR="114300" simplePos="0" relativeHeight="251658258" behindDoc="0" locked="0" layoutInCell="1" allowOverlap="1" wp14:anchorId="7E685115" wp14:editId="7F162238">
                <wp:simplePos x="0" y="0"/>
                <wp:positionH relativeFrom="column">
                  <wp:posOffset>104775</wp:posOffset>
                </wp:positionH>
                <wp:positionV relativeFrom="paragraph">
                  <wp:posOffset>252730</wp:posOffset>
                </wp:positionV>
                <wp:extent cx="5286375" cy="2276475"/>
                <wp:effectExtent l="0" t="0" r="9525" b="9525"/>
                <wp:wrapNone/>
                <wp:docPr id="2004"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6375" cy="2276475"/>
                        </a:xfrm>
                        <a:prstGeom prst="rect">
                          <a:avLst/>
                        </a:prstGeom>
                        <a:solidFill>
                          <a:sysClr val="window" lastClr="FFFFFF"/>
                        </a:solidFill>
                        <a:ln w="19050">
                          <a:solidFill>
                            <a:prstClr val="black"/>
                          </a:solidFill>
                        </a:ln>
                        <a:effectLst/>
                      </wps:spPr>
                      <wps:txbx>
                        <w:txbxContent>
                          <w:p w:rsidRPr="00BF3D98" w:rsidR="00C16350" w:rsidP="00BF3D98" w:rsidRDefault="00C16350" w14:paraId="2FEDD3FD" w14:textId="77777777">
                            <w:pPr>
                              <w:rPr>
                                <w:b/>
                                <w:color w:val="FF0000"/>
                              </w:rPr>
                            </w:pPr>
                            <w:r w:rsidRPr="00BF3D98">
                              <w:rPr>
                                <w:b/>
                                <w:color w:val="FF0000"/>
                              </w:rPr>
                              <w:t>A</w:t>
                            </w:r>
                            <w:r>
                              <w:rPr>
                                <w:b/>
                                <w:color w:val="FF0000"/>
                              </w:rPr>
                              <w:t xml:space="preserve">ction A - </w:t>
                            </w:r>
                            <w:r w:rsidRPr="00BF3D98">
                              <w:rPr>
                                <w:b/>
                                <w:color w:val="FF0000"/>
                              </w:rPr>
                              <w:t>PPE = safety glasses &amp; latex gloves</w:t>
                            </w:r>
                          </w:p>
                          <w:p w:rsidR="00C16350" w:rsidP="00BF3D98" w:rsidRDefault="00C16350" w14:paraId="51EA5159" w14:textId="77777777">
                            <w:pPr>
                              <w:rPr>
                                <w:b/>
                                <w:color w:val="FF0000"/>
                              </w:rPr>
                            </w:pPr>
                            <w:r w:rsidRPr="00BF3D98">
                              <w:rPr>
                                <w:b/>
                                <w:color w:val="FF0000"/>
                              </w:rPr>
                              <w:tab/>
                            </w:r>
                          </w:p>
                          <w:p w:rsidRPr="00BF3D98" w:rsidR="00C16350" w:rsidP="00BF3D98" w:rsidRDefault="00C16350" w14:paraId="253FA544" w14:textId="77777777">
                            <w:pPr>
                              <w:rPr>
                                <w:b/>
                                <w:color w:val="FF0000"/>
                              </w:rPr>
                            </w:pPr>
                            <w:r>
                              <w:rPr>
                                <w:b/>
                                <w:color w:val="FF0000"/>
                              </w:rPr>
                              <w:t xml:space="preserve">Action B - </w:t>
                            </w:r>
                            <w:r w:rsidRPr="00BF3D98">
                              <w:rPr>
                                <w:b/>
                                <w:color w:val="FF0000"/>
                              </w:rPr>
                              <w:t>Make sure the washer nozzle is pointed in a safe direction before starting the machine</w:t>
                            </w:r>
                          </w:p>
                          <w:p w:rsidR="00C16350" w:rsidP="00BF3D98" w:rsidRDefault="00C16350" w14:paraId="15B3E4B1" w14:textId="77777777">
                            <w:pPr>
                              <w:rPr>
                                <w:b/>
                                <w:color w:val="FF0000"/>
                              </w:rPr>
                            </w:pPr>
                            <w:r w:rsidRPr="00BF3D98">
                              <w:rPr>
                                <w:b/>
                                <w:color w:val="FF0000"/>
                              </w:rPr>
                              <w:tab/>
                            </w:r>
                          </w:p>
                          <w:p w:rsidRPr="00BF3D98" w:rsidR="00C16350" w:rsidP="00BF3D98" w:rsidRDefault="00C16350" w14:paraId="31591C9D" w14:textId="77777777">
                            <w:pPr>
                              <w:rPr>
                                <w:b/>
                                <w:color w:val="FF0000"/>
                              </w:rPr>
                            </w:pPr>
                            <w:r>
                              <w:rPr>
                                <w:b/>
                                <w:color w:val="FF0000"/>
                              </w:rPr>
                              <w:t xml:space="preserve">Action C - </w:t>
                            </w:r>
                            <w:r w:rsidRPr="00BF3D98">
                              <w:rPr>
                                <w:b/>
                                <w:color w:val="FF0000"/>
                              </w:rPr>
                              <w:t>Use the correct cleaning tools (brush, scraper, scotch brite, etc.) no rags!</w:t>
                            </w:r>
                          </w:p>
                          <w:p w:rsidR="00C16350" w:rsidP="00BF3D98" w:rsidRDefault="00C16350" w14:paraId="42AB835C" w14:textId="77777777">
                            <w:pPr>
                              <w:rPr>
                                <w:b/>
                                <w:color w:val="FF0000"/>
                              </w:rPr>
                            </w:pPr>
                            <w:r w:rsidRPr="00BF3D98">
                              <w:rPr>
                                <w:b/>
                                <w:color w:val="FF0000"/>
                              </w:rPr>
                              <w:tab/>
                            </w:r>
                          </w:p>
                          <w:p w:rsidRPr="00BF3D98" w:rsidR="00C16350" w:rsidP="00BF3D98" w:rsidRDefault="00C16350" w14:paraId="48DB2F79" w14:textId="77777777">
                            <w:pPr>
                              <w:rPr>
                                <w:b/>
                                <w:color w:val="FF0000"/>
                              </w:rPr>
                            </w:pPr>
                            <w:r>
                              <w:rPr>
                                <w:b/>
                                <w:color w:val="FF0000"/>
                              </w:rPr>
                              <w:t xml:space="preserve">Action D - </w:t>
                            </w:r>
                            <w:r w:rsidRPr="00BF3D98">
                              <w:rPr>
                                <w:b/>
                                <w:color w:val="FF0000"/>
                              </w:rPr>
                              <w:t xml:space="preserve">Be sure to turn off power </w:t>
                            </w:r>
                            <w:r>
                              <w:rPr>
                                <w:b/>
                                <w:color w:val="FF0000"/>
                              </w:rPr>
                              <w:t xml:space="preserve">&amp; close the lid </w:t>
                            </w:r>
                            <w:r w:rsidRPr="00BF3D98">
                              <w:rPr>
                                <w:b/>
                                <w:color w:val="FF0000"/>
                              </w:rPr>
                              <w:t>when finished!</w:t>
                            </w:r>
                          </w:p>
                          <w:p w:rsidR="00C16350" w:rsidP="00BF3D98" w:rsidRDefault="00C16350" w14:paraId="1BB900A3" w14:textId="77777777">
                            <w:pPr>
                              <w:rPr>
                                <w:b/>
                                <w:color w:val="FF0000"/>
                              </w:rPr>
                            </w:pPr>
                            <w:r w:rsidRPr="00BF3D98">
                              <w:rPr>
                                <w:b/>
                                <w:color w:val="FF0000"/>
                              </w:rPr>
                              <w:tab/>
                            </w:r>
                          </w:p>
                          <w:p w:rsidRPr="00BF3D98" w:rsidR="00C16350" w:rsidP="00BF3D98" w:rsidRDefault="00C16350" w14:paraId="235A323A" w14:textId="77777777">
                            <w:pPr>
                              <w:rPr>
                                <w:b/>
                                <w:color w:val="FF0000"/>
                              </w:rPr>
                            </w:pPr>
                            <w:r>
                              <w:rPr>
                                <w:b/>
                                <w:color w:val="FF0000"/>
                              </w:rPr>
                              <w:t xml:space="preserve">Action E - </w:t>
                            </w:r>
                            <w:r w:rsidRPr="00BF3D98">
                              <w:rPr>
                                <w:b/>
                                <w:color w:val="FF0000"/>
                              </w:rPr>
                              <w:t>No open flames near parts washer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170279D">
              <v:shape id="Text Box 68" style="position:absolute;left:0;text-align:left;margin-left:8.25pt;margin-top:19.9pt;width:416.25pt;height:179.2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6" fillcolor="window"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" w14:anchorId="7E685115">
                <v:path arrowok="t"/>
                <v:textbox>
                  <w:txbxContent>
                    <w:p w:rsidRPr="00BF3D98" w:rsidR="00C16350" w:rsidP="00BF3D98" w:rsidRDefault="00C16350" w14:paraId="2C32FB27" w14:textId="77777777">
                      <w:pPr>
                        <w:rPr>
                          <w:b/>
                          <w:color w:val="FF0000"/>
                        </w:rPr>
                      </w:pPr>
                      <w:r w:rsidRPr="00BF3D98">
                        <w:rPr>
                          <w:b/>
                          <w:color w:val="FF0000"/>
                        </w:rPr>
                        <w:t>A</w:t>
                      </w:r>
                      <w:r>
                        <w:rPr>
                          <w:b/>
                          <w:color w:val="FF0000"/>
                        </w:rPr>
                        <w:t xml:space="preserve">ction A - </w:t>
                      </w:r>
                      <w:r w:rsidRPr="00BF3D98">
                        <w:rPr>
                          <w:b/>
                          <w:color w:val="FF0000"/>
                        </w:rPr>
                        <w:t>PPE = safety glasses &amp; latex gloves</w:t>
                      </w:r>
                    </w:p>
                    <w:p w:rsidR="00C16350" w:rsidP="00BF3D98" w:rsidRDefault="00C16350" w14:paraId="2BA226A1" w14:textId="77777777">
                      <w:pPr>
                        <w:rPr>
                          <w:b/>
                          <w:color w:val="FF0000"/>
                        </w:rPr>
                      </w:pPr>
                      <w:r w:rsidRPr="00BF3D98">
                        <w:rPr>
                          <w:b/>
                          <w:color w:val="FF0000"/>
                        </w:rPr>
                        <w:tab/>
                      </w:r>
                    </w:p>
                    <w:p w:rsidRPr="00BF3D98" w:rsidR="00C16350" w:rsidP="00BF3D98" w:rsidRDefault="00C16350" w14:paraId="27FB89C1" w14:textId="77777777">
                      <w:pPr>
                        <w:rPr>
                          <w:b/>
                          <w:color w:val="FF0000"/>
                        </w:rPr>
                      </w:pPr>
                      <w:r>
                        <w:rPr>
                          <w:b/>
                          <w:color w:val="FF0000"/>
                        </w:rPr>
                        <w:t xml:space="preserve">Action B - </w:t>
                      </w:r>
                      <w:r w:rsidRPr="00BF3D98">
                        <w:rPr>
                          <w:b/>
                          <w:color w:val="FF0000"/>
                        </w:rPr>
                        <w:t>Make sure the washer nozzle is pointed in a safe direction before starting the machine</w:t>
                      </w:r>
                    </w:p>
                    <w:p w:rsidR="00C16350" w:rsidP="00BF3D98" w:rsidRDefault="00C16350" w14:paraId="17AD93B2" w14:textId="77777777">
                      <w:pPr>
                        <w:rPr>
                          <w:b/>
                          <w:color w:val="FF0000"/>
                        </w:rPr>
                      </w:pPr>
                      <w:r w:rsidRPr="00BF3D98">
                        <w:rPr>
                          <w:b/>
                          <w:color w:val="FF0000"/>
                        </w:rPr>
                        <w:tab/>
                      </w:r>
                    </w:p>
                    <w:p w:rsidRPr="00BF3D98" w:rsidR="00C16350" w:rsidP="00BF3D98" w:rsidRDefault="00C16350" w14:paraId="3620A6CE" w14:textId="77777777">
                      <w:pPr>
                        <w:rPr>
                          <w:b/>
                          <w:color w:val="FF0000"/>
                        </w:rPr>
                      </w:pPr>
                      <w:r>
                        <w:rPr>
                          <w:b/>
                          <w:color w:val="FF0000"/>
                        </w:rPr>
                        <w:t xml:space="preserve">Action C - </w:t>
                      </w:r>
                      <w:r w:rsidRPr="00BF3D98">
                        <w:rPr>
                          <w:b/>
                          <w:color w:val="FF0000"/>
                        </w:rPr>
                        <w:t>Use the correct cleaning tools (brush, scraper, scotch brite, etc.) no rags!</w:t>
                      </w:r>
                    </w:p>
                    <w:p w:rsidR="00C16350" w:rsidP="00BF3D98" w:rsidRDefault="00C16350" w14:paraId="0DE4B5B7" w14:textId="77777777">
                      <w:pPr>
                        <w:rPr>
                          <w:b/>
                          <w:color w:val="FF0000"/>
                        </w:rPr>
                      </w:pPr>
                      <w:r w:rsidRPr="00BF3D98">
                        <w:rPr>
                          <w:b/>
                          <w:color w:val="FF0000"/>
                        </w:rPr>
                        <w:tab/>
                      </w:r>
                    </w:p>
                    <w:p w:rsidRPr="00BF3D98" w:rsidR="00C16350" w:rsidP="00BF3D98" w:rsidRDefault="00C16350" w14:paraId="5AC23165" w14:textId="77777777">
                      <w:pPr>
                        <w:rPr>
                          <w:b/>
                          <w:color w:val="FF0000"/>
                        </w:rPr>
                      </w:pPr>
                      <w:r>
                        <w:rPr>
                          <w:b/>
                          <w:color w:val="FF0000"/>
                        </w:rPr>
                        <w:t xml:space="preserve">Action D - </w:t>
                      </w:r>
                      <w:r w:rsidRPr="00BF3D98">
                        <w:rPr>
                          <w:b/>
                          <w:color w:val="FF0000"/>
                        </w:rPr>
                        <w:t xml:space="preserve">Be sure to turn off power </w:t>
                      </w:r>
                      <w:r>
                        <w:rPr>
                          <w:b/>
                          <w:color w:val="FF0000"/>
                        </w:rPr>
                        <w:t xml:space="preserve">&amp; close the lid </w:t>
                      </w:r>
                      <w:r w:rsidRPr="00BF3D98">
                        <w:rPr>
                          <w:b/>
                          <w:color w:val="FF0000"/>
                        </w:rPr>
                        <w:t>when finished!</w:t>
                      </w:r>
                    </w:p>
                    <w:p w:rsidR="00C16350" w:rsidP="00BF3D98" w:rsidRDefault="00C16350" w14:paraId="66204FF1" w14:textId="77777777">
                      <w:pPr>
                        <w:rPr>
                          <w:b/>
                          <w:color w:val="FF0000"/>
                        </w:rPr>
                      </w:pPr>
                      <w:r w:rsidRPr="00BF3D98">
                        <w:rPr>
                          <w:b/>
                          <w:color w:val="FF0000"/>
                        </w:rPr>
                        <w:tab/>
                      </w:r>
                    </w:p>
                    <w:p w:rsidRPr="00BF3D98" w:rsidR="00C16350" w:rsidP="00BF3D98" w:rsidRDefault="00C16350" w14:paraId="2594EB97" w14:textId="77777777">
                      <w:pPr>
                        <w:rPr>
                          <w:b/>
                          <w:color w:val="FF0000"/>
                        </w:rPr>
                      </w:pPr>
                      <w:r>
                        <w:rPr>
                          <w:b/>
                          <w:color w:val="FF0000"/>
                        </w:rPr>
                        <w:t xml:space="preserve">Action E - </w:t>
                      </w:r>
                      <w:r w:rsidRPr="00BF3D98">
                        <w:rPr>
                          <w:b/>
                          <w:color w:val="FF0000"/>
                        </w:rPr>
                        <w:t>No open flames near parts washer</w:t>
                      </w:r>
                    </w:p>
                  </w:txbxContent>
                </v:textbox>
              </v:shape>
            </w:pict>
          </mc:Fallback>
        </mc:AlternateContent>
      </w:r>
    </w:p>
    <w:p w:rsidR="005166EB" w:rsidP="005021B3" w:rsidRDefault="005166EB" w14:paraId="59C481F8" w14:textId="77777777">
      <w:pPr>
        <w:jc w:val="center"/>
        <w:rPr>
          <w:rFonts w:ascii="Arial" w:hAnsi="Arial" w:cs="Arial"/>
          <w:b/>
          <w:bCs/>
          <w:color w:val="FF6600"/>
          <w:sz w:val="44"/>
          <w:szCs w:val="44"/>
        </w:rPr>
      </w:pPr>
    </w:p>
    <w:p w:rsidR="005166EB" w:rsidP="005021B3" w:rsidRDefault="005166EB" w14:paraId="62BAFDC7" w14:textId="77777777">
      <w:pPr>
        <w:jc w:val="center"/>
        <w:rPr>
          <w:rFonts w:ascii="Arial" w:hAnsi="Arial" w:cs="Arial"/>
          <w:b/>
          <w:bCs/>
          <w:color w:val="FF6600"/>
          <w:sz w:val="44"/>
          <w:szCs w:val="44"/>
        </w:rPr>
      </w:pPr>
    </w:p>
    <w:p w:rsidR="005166EB" w:rsidP="005021B3" w:rsidRDefault="005166EB" w14:paraId="3AA6B0B5" w14:textId="77777777">
      <w:pPr>
        <w:jc w:val="center"/>
        <w:rPr>
          <w:rFonts w:ascii="Arial" w:hAnsi="Arial" w:cs="Arial"/>
          <w:b/>
          <w:bCs/>
          <w:color w:val="FF6600"/>
          <w:sz w:val="44"/>
          <w:szCs w:val="44"/>
        </w:rPr>
      </w:pPr>
    </w:p>
    <w:p w:rsidR="005166EB" w:rsidP="005021B3" w:rsidRDefault="005166EB" w14:paraId="27D5DB6F" w14:textId="77777777">
      <w:pPr>
        <w:jc w:val="center"/>
        <w:rPr>
          <w:rFonts w:ascii="Arial" w:hAnsi="Arial" w:cs="Arial"/>
          <w:b/>
          <w:bCs/>
          <w:color w:val="FF6600"/>
          <w:sz w:val="44"/>
          <w:szCs w:val="44"/>
        </w:rPr>
      </w:pPr>
    </w:p>
    <w:p w:rsidR="005166EB" w:rsidP="005021B3" w:rsidRDefault="005166EB" w14:paraId="524FF655" w14:textId="77777777">
      <w:pPr>
        <w:jc w:val="center"/>
        <w:rPr>
          <w:rFonts w:ascii="Arial" w:hAnsi="Arial" w:cs="Arial"/>
          <w:b/>
          <w:bCs/>
          <w:color w:val="FF6600"/>
          <w:sz w:val="44"/>
          <w:szCs w:val="44"/>
        </w:rPr>
      </w:pPr>
    </w:p>
    <w:p w:rsidR="005166EB" w:rsidP="005021B3" w:rsidRDefault="005166EB" w14:paraId="60A9FFE1" w14:textId="77777777">
      <w:pPr>
        <w:jc w:val="center"/>
        <w:rPr>
          <w:rFonts w:ascii="Arial" w:hAnsi="Arial" w:cs="Arial"/>
          <w:b/>
          <w:bCs/>
          <w:color w:val="FF6600"/>
          <w:sz w:val="44"/>
          <w:szCs w:val="44"/>
        </w:rPr>
      </w:pPr>
    </w:p>
    <w:p w:rsidR="005166EB" w:rsidP="005021B3" w:rsidRDefault="005166EB" w14:paraId="74CA553E" w14:textId="77777777">
      <w:pPr>
        <w:jc w:val="center"/>
        <w:rPr>
          <w:rFonts w:ascii="Arial" w:hAnsi="Arial" w:cs="Arial"/>
          <w:b/>
          <w:bCs/>
          <w:color w:val="FF6600"/>
          <w:sz w:val="44"/>
          <w:szCs w:val="44"/>
        </w:rPr>
      </w:pPr>
    </w:p>
    <w:p w:rsidR="005166EB" w:rsidP="003C68AA" w:rsidRDefault="005166EB" w14:paraId="7B2E3AA3" w14:textId="77777777">
      <w:pPr>
        <w:rPr>
          <w:rFonts w:ascii="Arial" w:hAnsi="Arial" w:cs="Arial"/>
          <w:b/>
          <w:bCs/>
          <w:color w:val="FF6600"/>
          <w:sz w:val="44"/>
          <w:szCs w:val="44"/>
        </w:rPr>
      </w:pPr>
    </w:p>
    <w:p w:rsidR="0042532E" w:rsidP="003C68AA" w:rsidRDefault="0042532E" w14:paraId="7CBDC6E7" w14:textId="77777777">
      <w:pPr>
        <w:rPr>
          <w:rFonts w:ascii="Arial" w:hAnsi="Arial" w:cs="Arial"/>
          <w:b/>
          <w:bCs/>
          <w:color w:val="FF6600"/>
          <w:sz w:val="44"/>
          <w:szCs w:val="44"/>
        </w:rPr>
      </w:pPr>
    </w:p>
    <w:p w:rsidR="005166EB" w:rsidP="005021B3" w:rsidRDefault="005166EB" w14:paraId="2BDE27C2" w14:textId="77777777">
      <w:pPr>
        <w:jc w:val="center"/>
        <w:rPr>
          <w:rFonts w:ascii="Arial" w:hAnsi="Arial" w:cs="Arial"/>
          <w:b/>
          <w:bCs/>
          <w:color w:val="FF6600"/>
          <w:sz w:val="44"/>
          <w:szCs w:val="44"/>
        </w:rPr>
      </w:pPr>
    </w:p>
    <w:p w:rsidRPr="00BF3D98" w:rsidR="00BF3D98" w:rsidP="00BF3D98" w:rsidRDefault="00BF3D98" w14:paraId="04A800C4" w14:textId="77777777">
      <w:pPr>
        <w:jc w:val="center"/>
        <w:rPr>
          <w:rFonts w:ascii="Arial" w:hAnsi="Arial" w:cs="Arial"/>
          <w:b/>
          <w:bCs/>
          <w:color w:val="FF6600"/>
          <w:sz w:val="44"/>
          <w:szCs w:val="44"/>
        </w:rPr>
      </w:pPr>
      <w:r w:rsidRPr="00BF3D98">
        <w:rPr>
          <w:rFonts w:ascii="Arial" w:hAnsi="Arial" w:cs="Arial"/>
          <w:b/>
          <w:bCs/>
          <w:color w:val="FF6600"/>
          <w:sz w:val="44"/>
          <w:szCs w:val="44"/>
        </w:rPr>
        <w:t>REFLEX ACTION SHEET</w:t>
      </w:r>
    </w:p>
    <w:p w:rsidR="005166EB" w:rsidP="005021B3" w:rsidRDefault="002E1A88" w14:paraId="3C321706" w14:textId="77777777">
      <w:pPr>
        <w:jc w:val="center"/>
        <w:rPr>
          <w:rFonts w:ascii="Arial" w:hAnsi="Arial" w:cs="Arial"/>
          <w:b/>
          <w:bCs/>
          <w:color w:val="FF6600"/>
          <w:sz w:val="44"/>
          <w:szCs w:val="44"/>
        </w:rPr>
      </w:pPr>
      <w:r>
        <w:rPr>
          <w:rFonts w:ascii="Arial" w:hAnsi="Arial" w:cs="Arial"/>
          <w:b/>
          <w:bCs/>
          <w:color w:val="FF6600"/>
          <w:sz w:val="44"/>
          <w:szCs w:val="44"/>
        </w:rPr>
        <w:t>Lincoln IdealArc 250 Heli-Arc</w:t>
      </w:r>
    </w:p>
    <w:p w:rsidR="00BF3D98" w:rsidP="005021B3" w:rsidRDefault="00BF3D98" w14:paraId="68AA2761" w14:textId="77777777">
      <w:pPr>
        <w:jc w:val="center"/>
        <w:rPr>
          <w:rFonts w:ascii="Arial" w:hAnsi="Arial" w:cs="Arial"/>
          <w:b/>
          <w:bCs/>
          <w:color w:val="FF6600"/>
          <w:sz w:val="44"/>
          <w:szCs w:val="44"/>
        </w:rPr>
      </w:pPr>
    </w:p>
    <w:p w:rsidR="005166EB" w:rsidP="005021B3" w:rsidRDefault="00921805" w14:paraId="62B5AB26" w14:textId="1ED71078">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1E081043" wp14:editId="6F1795AA">
            <wp:extent cx="4391025" cy="3295650"/>
            <wp:effectExtent l="0" t="0" r="0" b="0"/>
            <wp:docPr id="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91025" cy="3295650"/>
                    </a:xfrm>
                    <a:prstGeom prst="rect">
                      <a:avLst/>
                    </a:prstGeom>
                    <a:noFill/>
                    <a:ln>
                      <a:noFill/>
                    </a:ln>
                  </pic:spPr>
                </pic:pic>
              </a:graphicData>
            </a:graphic>
          </wp:inline>
        </w:drawing>
      </w:r>
    </w:p>
    <w:p w:rsidR="005166EB" w:rsidP="005021B3" w:rsidRDefault="00921805" w14:paraId="6E73B4C2" w14:textId="7B970A65">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64" behindDoc="0" locked="0" layoutInCell="1" allowOverlap="1" wp14:anchorId="02FB7E74" wp14:editId="6EA6444C">
                <wp:simplePos x="0" y="0"/>
                <wp:positionH relativeFrom="column">
                  <wp:posOffset>342900</wp:posOffset>
                </wp:positionH>
                <wp:positionV relativeFrom="paragraph">
                  <wp:posOffset>166370</wp:posOffset>
                </wp:positionV>
                <wp:extent cx="5229225" cy="3095625"/>
                <wp:effectExtent l="19050" t="23495" r="19050" b="14605"/>
                <wp:wrapNone/>
                <wp:docPr id="407720309" name="Text Box 2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309562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4726AF43" w14:textId="77777777"/>
                          <w:p w:rsidR="00C16350" w:rsidRDefault="00C16350" w14:paraId="321E7681" w14:textId="77777777">
                            <w:pPr>
                              <w:rPr>
                                <w:b/>
                                <w:color w:val="FF0000"/>
                                <w:sz w:val="28"/>
                                <w:szCs w:val="28"/>
                              </w:rPr>
                            </w:pPr>
                          </w:p>
                          <w:p w:rsidR="00C16350" w:rsidRDefault="00C16350" w14:paraId="55B5128C" w14:textId="77777777">
                            <w:pPr>
                              <w:rPr>
                                <w:b/>
                                <w:color w:val="FF0000"/>
                                <w:sz w:val="28"/>
                                <w:szCs w:val="28"/>
                              </w:rPr>
                            </w:pPr>
                            <w:r w:rsidRPr="00B064E9">
                              <w:rPr>
                                <w:b/>
                                <w:color w:val="FF0000"/>
                                <w:sz w:val="28"/>
                                <w:szCs w:val="28"/>
                              </w:rPr>
                              <w:t xml:space="preserve">Action A </w:t>
                            </w:r>
                            <w:r>
                              <w:rPr>
                                <w:b/>
                                <w:color w:val="FF0000"/>
                                <w:sz w:val="28"/>
                                <w:szCs w:val="28"/>
                              </w:rPr>
                              <w:t xml:space="preserve">– PPE = Welding hood (with correct lens) </w:t>
                            </w:r>
                            <w:r w:rsidRPr="00B064E9">
                              <w:rPr>
                                <w:b/>
                                <w:color w:val="FF0000"/>
                                <w:sz w:val="28"/>
                                <w:szCs w:val="28"/>
                              </w:rPr>
                              <w:t>gloves and other protective clothing that may be required</w:t>
                            </w:r>
                          </w:p>
                          <w:p w:rsidR="00C16350" w:rsidRDefault="00C16350" w14:paraId="1E955CFA" w14:textId="77777777">
                            <w:pPr>
                              <w:rPr>
                                <w:b/>
                                <w:color w:val="FF0000"/>
                                <w:sz w:val="28"/>
                                <w:szCs w:val="28"/>
                              </w:rPr>
                            </w:pPr>
                          </w:p>
                          <w:p w:rsidR="00C16350" w:rsidRDefault="00C16350" w14:paraId="631CADAC" w14:textId="77777777">
                            <w:pPr>
                              <w:rPr>
                                <w:b/>
                                <w:color w:val="FF0000"/>
                                <w:sz w:val="28"/>
                                <w:szCs w:val="28"/>
                              </w:rPr>
                            </w:pPr>
                            <w:r>
                              <w:rPr>
                                <w:b/>
                                <w:color w:val="FF0000"/>
                                <w:sz w:val="28"/>
                                <w:szCs w:val="28"/>
                              </w:rPr>
                              <w:t xml:space="preserve">Action B – </w:t>
                            </w:r>
                            <w:r w:rsidRPr="004D78F7">
                              <w:rPr>
                                <w:b/>
                                <w:color w:val="FF0000"/>
                                <w:sz w:val="28"/>
                                <w:szCs w:val="28"/>
                                <w:u w:val="single"/>
                              </w:rPr>
                              <w:t>Certification is required</w:t>
                            </w:r>
                            <w:r>
                              <w:rPr>
                                <w:b/>
                                <w:color w:val="FF0000"/>
                                <w:sz w:val="28"/>
                                <w:szCs w:val="28"/>
                              </w:rPr>
                              <w:t xml:space="preserve"> to operate welding machines</w:t>
                            </w:r>
                          </w:p>
                          <w:p w:rsidR="00C16350" w:rsidRDefault="00C16350" w14:paraId="5E3F8AEE" w14:textId="77777777">
                            <w:pPr>
                              <w:rPr>
                                <w:b/>
                                <w:color w:val="FF0000"/>
                                <w:sz w:val="28"/>
                                <w:szCs w:val="28"/>
                              </w:rPr>
                            </w:pPr>
                          </w:p>
                          <w:p w:rsidR="00C16350" w:rsidRDefault="00C16350" w14:paraId="46C1B86F" w14:textId="77777777">
                            <w:pPr>
                              <w:rPr>
                                <w:b/>
                                <w:color w:val="FF0000"/>
                                <w:sz w:val="28"/>
                                <w:szCs w:val="28"/>
                              </w:rPr>
                            </w:pPr>
                            <w:r>
                              <w:rPr>
                                <w:b/>
                                <w:color w:val="FF0000"/>
                                <w:sz w:val="28"/>
                                <w:szCs w:val="28"/>
                              </w:rPr>
                              <w:t>Action C – Arc flash protection in place to shield surrounding areas</w:t>
                            </w:r>
                          </w:p>
                          <w:p w:rsidR="00C16350" w:rsidRDefault="00C16350" w14:paraId="10CD4A5A" w14:textId="77777777">
                            <w:pPr>
                              <w:rPr>
                                <w:b/>
                                <w:color w:val="FF0000"/>
                                <w:sz w:val="28"/>
                                <w:szCs w:val="28"/>
                              </w:rPr>
                            </w:pPr>
                          </w:p>
                          <w:p w:rsidR="00C16350" w:rsidRDefault="00C16350" w14:paraId="2EAA11DF" w14:textId="77777777">
                            <w:pPr>
                              <w:rPr>
                                <w:b/>
                                <w:color w:val="FF0000"/>
                                <w:sz w:val="28"/>
                                <w:szCs w:val="28"/>
                              </w:rPr>
                            </w:pPr>
                            <w:r>
                              <w:rPr>
                                <w:b/>
                                <w:color w:val="FF0000"/>
                                <w:sz w:val="28"/>
                                <w:szCs w:val="28"/>
                              </w:rPr>
                              <w:t>Action D – Machine controls to correct settings</w:t>
                            </w:r>
                          </w:p>
                          <w:p w:rsidR="00C16350" w:rsidRDefault="00C16350" w14:paraId="4D7C742C" w14:textId="77777777">
                            <w:pPr>
                              <w:rPr>
                                <w:b/>
                                <w:color w:val="FF0000"/>
                                <w:sz w:val="28"/>
                                <w:szCs w:val="28"/>
                              </w:rPr>
                            </w:pPr>
                          </w:p>
                          <w:p w:rsidRPr="00B064E9" w:rsidR="00C16350" w:rsidRDefault="00C16350" w14:paraId="3A81A5DC" w14:textId="77777777">
                            <w:pPr>
                              <w:rPr>
                                <w:b/>
                                <w:color w:val="FF0000"/>
                                <w:sz w:val="28"/>
                                <w:szCs w:val="28"/>
                              </w:rPr>
                            </w:pPr>
                            <w:r>
                              <w:rPr>
                                <w:b/>
                                <w:color w:val="FF0000"/>
                                <w:sz w:val="28"/>
                                <w:szCs w:val="28"/>
                              </w:rPr>
                              <w:t>Action E – Fire watch in place &amp; cold fire extinguishing agent present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02B2811">
              <v:shape id="Text Box 2121" style="position:absolute;left:0;text-align:left;margin-left:27pt;margin-top:13.1pt;width:411.75pt;height:243.7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7"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" w14:anchorId="02FB7E74">
                <v:textbox>
                  <w:txbxContent>
                    <w:p w:rsidR="00C16350" w:rsidRDefault="00C16350" w14:paraId="2DBF0D7D" w14:textId="77777777"/>
                    <w:p w:rsidR="00C16350" w:rsidRDefault="00C16350" w14:paraId="6B62F1B3" w14:textId="77777777">
                      <w:pPr>
                        <w:rPr>
                          <w:b/>
                          <w:color w:val="FF0000"/>
                          <w:sz w:val="28"/>
                          <w:szCs w:val="28"/>
                        </w:rPr>
                      </w:pPr>
                    </w:p>
                    <w:p w:rsidR="00C16350" w:rsidRDefault="00C16350" w14:paraId="0D48E19A" w14:textId="77777777">
                      <w:pPr>
                        <w:rPr>
                          <w:b/>
                          <w:color w:val="FF0000"/>
                          <w:sz w:val="28"/>
                          <w:szCs w:val="28"/>
                        </w:rPr>
                      </w:pPr>
                      <w:r w:rsidRPr="00B064E9">
                        <w:rPr>
                          <w:b/>
                          <w:color w:val="FF0000"/>
                          <w:sz w:val="28"/>
                          <w:szCs w:val="28"/>
                        </w:rPr>
                        <w:t xml:space="preserve">Action A </w:t>
                      </w:r>
                      <w:r>
                        <w:rPr>
                          <w:b/>
                          <w:color w:val="FF0000"/>
                          <w:sz w:val="28"/>
                          <w:szCs w:val="28"/>
                        </w:rPr>
                        <w:t xml:space="preserve">– PPE = Welding hood (with correct lens) </w:t>
                      </w:r>
                      <w:r w:rsidRPr="00B064E9">
                        <w:rPr>
                          <w:b/>
                          <w:color w:val="FF0000"/>
                          <w:sz w:val="28"/>
                          <w:szCs w:val="28"/>
                        </w:rPr>
                        <w:t>gloves and other protective clothing that may be required</w:t>
                      </w:r>
                    </w:p>
                    <w:p w:rsidR="00C16350" w:rsidRDefault="00C16350" w14:paraId="02F2C34E" w14:textId="77777777">
                      <w:pPr>
                        <w:rPr>
                          <w:b/>
                          <w:color w:val="FF0000"/>
                          <w:sz w:val="28"/>
                          <w:szCs w:val="28"/>
                        </w:rPr>
                      </w:pPr>
                    </w:p>
                    <w:p w:rsidR="00C16350" w:rsidRDefault="00C16350" w14:paraId="733680C5" w14:textId="77777777">
                      <w:pPr>
                        <w:rPr>
                          <w:b/>
                          <w:color w:val="FF0000"/>
                          <w:sz w:val="28"/>
                          <w:szCs w:val="28"/>
                        </w:rPr>
                      </w:pPr>
                      <w:r>
                        <w:rPr>
                          <w:b/>
                          <w:color w:val="FF0000"/>
                          <w:sz w:val="28"/>
                          <w:szCs w:val="28"/>
                        </w:rPr>
                        <w:t xml:space="preserve">Action B – </w:t>
                      </w:r>
                      <w:r w:rsidRPr="004D78F7">
                        <w:rPr>
                          <w:b/>
                          <w:color w:val="FF0000"/>
                          <w:sz w:val="28"/>
                          <w:szCs w:val="28"/>
                          <w:u w:val="single"/>
                        </w:rPr>
                        <w:t>Certification is required</w:t>
                      </w:r>
                      <w:r>
                        <w:rPr>
                          <w:b/>
                          <w:color w:val="FF0000"/>
                          <w:sz w:val="28"/>
                          <w:szCs w:val="28"/>
                        </w:rPr>
                        <w:t xml:space="preserve"> to operate welding machines</w:t>
                      </w:r>
                    </w:p>
                    <w:p w:rsidR="00C16350" w:rsidRDefault="00C16350" w14:paraId="680A4E5D" w14:textId="77777777">
                      <w:pPr>
                        <w:rPr>
                          <w:b/>
                          <w:color w:val="FF0000"/>
                          <w:sz w:val="28"/>
                          <w:szCs w:val="28"/>
                        </w:rPr>
                      </w:pPr>
                    </w:p>
                    <w:p w:rsidR="00C16350" w:rsidRDefault="00C16350" w14:paraId="4218B026" w14:textId="77777777">
                      <w:pPr>
                        <w:rPr>
                          <w:b/>
                          <w:color w:val="FF0000"/>
                          <w:sz w:val="28"/>
                          <w:szCs w:val="28"/>
                        </w:rPr>
                      </w:pPr>
                      <w:r>
                        <w:rPr>
                          <w:b/>
                          <w:color w:val="FF0000"/>
                          <w:sz w:val="28"/>
                          <w:szCs w:val="28"/>
                        </w:rPr>
                        <w:t>Action C – Arc flash protection in place to shield surrounding areas</w:t>
                      </w:r>
                    </w:p>
                    <w:p w:rsidR="00C16350" w:rsidRDefault="00C16350" w14:paraId="19219836" w14:textId="77777777">
                      <w:pPr>
                        <w:rPr>
                          <w:b/>
                          <w:color w:val="FF0000"/>
                          <w:sz w:val="28"/>
                          <w:szCs w:val="28"/>
                        </w:rPr>
                      </w:pPr>
                    </w:p>
                    <w:p w:rsidR="00C16350" w:rsidRDefault="00C16350" w14:paraId="37E95182" w14:textId="77777777">
                      <w:pPr>
                        <w:rPr>
                          <w:b/>
                          <w:color w:val="FF0000"/>
                          <w:sz w:val="28"/>
                          <w:szCs w:val="28"/>
                        </w:rPr>
                      </w:pPr>
                      <w:r>
                        <w:rPr>
                          <w:b/>
                          <w:color w:val="FF0000"/>
                          <w:sz w:val="28"/>
                          <w:szCs w:val="28"/>
                        </w:rPr>
                        <w:t>Action D – Machine controls to correct settings</w:t>
                      </w:r>
                    </w:p>
                    <w:p w:rsidR="00C16350" w:rsidRDefault="00C16350" w14:paraId="296FEF7D" w14:textId="77777777">
                      <w:pPr>
                        <w:rPr>
                          <w:b/>
                          <w:color w:val="FF0000"/>
                          <w:sz w:val="28"/>
                          <w:szCs w:val="28"/>
                        </w:rPr>
                      </w:pPr>
                    </w:p>
                    <w:p w:rsidRPr="00B064E9" w:rsidR="00C16350" w:rsidRDefault="00C16350" w14:paraId="6EC22C20" w14:textId="77777777">
                      <w:pPr>
                        <w:rPr>
                          <w:b/>
                          <w:color w:val="FF0000"/>
                          <w:sz w:val="28"/>
                          <w:szCs w:val="28"/>
                        </w:rPr>
                      </w:pPr>
                      <w:r>
                        <w:rPr>
                          <w:b/>
                          <w:color w:val="FF0000"/>
                          <w:sz w:val="28"/>
                          <w:szCs w:val="28"/>
                        </w:rPr>
                        <w:t>Action E – Fire watch in place &amp; cold fire extinguishing agent present</w:t>
                      </w:r>
                    </w:p>
                  </w:txbxContent>
                </v:textbox>
              </v:shape>
            </w:pict>
          </mc:Fallback>
        </mc:AlternateContent>
      </w:r>
    </w:p>
    <w:p w:rsidR="005166EB" w:rsidP="005021B3" w:rsidRDefault="00921805" w14:paraId="67EA5C27" w14:textId="5BE51814">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63" behindDoc="0" locked="0" layoutInCell="1" allowOverlap="1" wp14:anchorId="052EEA4E" wp14:editId="25EEF977">
                <wp:simplePos x="0" y="0"/>
                <wp:positionH relativeFrom="column">
                  <wp:posOffset>-38100</wp:posOffset>
                </wp:positionH>
                <wp:positionV relativeFrom="paragraph">
                  <wp:posOffset>-635</wp:posOffset>
                </wp:positionV>
                <wp:extent cx="5895975" cy="3257550"/>
                <wp:effectExtent l="0" t="0" r="0" b="635"/>
                <wp:wrapNone/>
                <wp:docPr id="1453029980" name="Text Box 2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325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2E1A88" w:rsidR="00C16350" w:rsidRDefault="00C16350" w14:paraId="07797B26" w14:textId="77777777">
                            <w:pPr>
                              <w:rPr>
                                <w:b/>
                                <w:color w:val="FF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75EE54B">
              <v:shape id="Text Box 2120" style="position:absolute;left:0;text-align:left;margin-left:-3pt;margin-top:-.05pt;width:464.25pt;height:256.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" w14:anchorId="052EEA4E">
                <v:textbox>
                  <w:txbxContent>
                    <w:p w:rsidRPr="002E1A88" w:rsidR="00C16350" w:rsidRDefault="00C16350" w14:paraId="7194DBDC" w14:textId="77777777">
                      <w:pPr>
                        <w:rPr>
                          <w:b/>
                          <w:color w:val="FF0000"/>
                          <w:sz w:val="28"/>
                          <w:szCs w:val="28"/>
                        </w:rPr>
                      </w:pPr>
                    </w:p>
                  </w:txbxContent>
                </v:textbox>
              </v:shape>
            </w:pict>
          </mc:Fallback>
        </mc:AlternateContent>
      </w:r>
    </w:p>
    <w:p w:rsidR="005166EB" w:rsidP="005021B3" w:rsidRDefault="005166EB" w14:paraId="24DE30BE" w14:textId="5CD74097">
      <w:pPr>
        <w:jc w:val="center"/>
        <w:rPr>
          <w:rFonts w:ascii="Arial" w:hAnsi="Arial" w:cs="Arial"/>
          <w:b/>
          <w:bCs/>
          <w:color w:val="FF6600"/>
          <w:sz w:val="44"/>
          <w:szCs w:val="44"/>
        </w:rPr>
      </w:pPr>
    </w:p>
    <w:p w:rsidR="00BF3D98" w:rsidP="005021B3" w:rsidRDefault="00BF3D98" w14:paraId="7B00A410" w14:textId="77777777">
      <w:pPr>
        <w:jc w:val="center"/>
        <w:rPr>
          <w:rFonts w:ascii="Arial" w:hAnsi="Arial" w:cs="Arial"/>
          <w:b/>
          <w:bCs/>
          <w:color w:val="FF6600"/>
          <w:sz w:val="44"/>
          <w:szCs w:val="44"/>
        </w:rPr>
      </w:pPr>
    </w:p>
    <w:p w:rsidR="00BF3D98" w:rsidP="005021B3" w:rsidRDefault="00BF3D98" w14:paraId="62A2FF1C" w14:textId="77777777">
      <w:pPr>
        <w:jc w:val="center"/>
        <w:rPr>
          <w:rFonts w:ascii="Arial" w:hAnsi="Arial" w:cs="Arial"/>
          <w:b/>
          <w:bCs/>
          <w:color w:val="FF6600"/>
          <w:sz w:val="44"/>
          <w:szCs w:val="44"/>
        </w:rPr>
      </w:pPr>
    </w:p>
    <w:p w:rsidR="00BF3D98" w:rsidP="005021B3" w:rsidRDefault="00BF3D98" w14:paraId="2221B468" w14:textId="77777777">
      <w:pPr>
        <w:jc w:val="center"/>
        <w:rPr>
          <w:rFonts w:ascii="Arial" w:hAnsi="Arial" w:cs="Arial"/>
          <w:b/>
          <w:bCs/>
          <w:color w:val="FF6600"/>
          <w:sz w:val="44"/>
          <w:szCs w:val="44"/>
        </w:rPr>
      </w:pPr>
    </w:p>
    <w:p w:rsidR="00BF3D98" w:rsidP="005021B3" w:rsidRDefault="00BF3D98" w14:paraId="0212CE74" w14:textId="77777777">
      <w:pPr>
        <w:jc w:val="center"/>
        <w:rPr>
          <w:rFonts w:ascii="Arial" w:hAnsi="Arial" w:cs="Arial"/>
          <w:b/>
          <w:bCs/>
          <w:color w:val="FF6600"/>
          <w:sz w:val="44"/>
          <w:szCs w:val="44"/>
        </w:rPr>
      </w:pPr>
    </w:p>
    <w:p w:rsidR="00BF3D98" w:rsidP="005021B3" w:rsidRDefault="00BF3D98" w14:paraId="2686F55C" w14:textId="77777777">
      <w:pPr>
        <w:jc w:val="center"/>
        <w:rPr>
          <w:rFonts w:ascii="Arial" w:hAnsi="Arial" w:cs="Arial"/>
          <w:b/>
          <w:bCs/>
          <w:color w:val="FF6600"/>
          <w:sz w:val="44"/>
          <w:szCs w:val="44"/>
        </w:rPr>
      </w:pPr>
    </w:p>
    <w:p w:rsidR="00BF3D98" w:rsidP="005021B3" w:rsidRDefault="00BF3D98" w14:paraId="227F8D43" w14:textId="77777777">
      <w:pPr>
        <w:jc w:val="center"/>
        <w:rPr>
          <w:rFonts w:ascii="Arial" w:hAnsi="Arial" w:cs="Arial"/>
          <w:b/>
          <w:bCs/>
          <w:color w:val="FF6600"/>
          <w:sz w:val="44"/>
          <w:szCs w:val="44"/>
        </w:rPr>
      </w:pPr>
    </w:p>
    <w:p w:rsidR="00BF3D98" w:rsidP="005021B3" w:rsidRDefault="00BF3D98" w14:paraId="125B0EB9" w14:textId="77777777">
      <w:pPr>
        <w:jc w:val="center"/>
        <w:rPr>
          <w:rFonts w:ascii="Arial" w:hAnsi="Arial" w:cs="Arial"/>
          <w:b/>
          <w:bCs/>
          <w:color w:val="FF6600"/>
          <w:sz w:val="44"/>
          <w:szCs w:val="44"/>
        </w:rPr>
      </w:pPr>
    </w:p>
    <w:p w:rsidR="00BF3D98" w:rsidP="003C68AA" w:rsidRDefault="00BF3D98" w14:paraId="3AC72AC0" w14:textId="77777777">
      <w:pPr>
        <w:rPr>
          <w:rFonts w:ascii="Arial" w:hAnsi="Arial" w:cs="Arial"/>
          <w:b/>
          <w:bCs/>
          <w:color w:val="FF6600"/>
          <w:sz w:val="44"/>
          <w:szCs w:val="44"/>
        </w:rPr>
      </w:pPr>
    </w:p>
    <w:p w:rsidR="00BF3D98" w:rsidP="005021B3" w:rsidRDefault="00BF3D98" w14:paraId="05BFDD79" w14:textId="77777777">
      <w:pPr>
        <w:jc w:val="center"/>
        <w:rPr>
          <w:rFonts w:ascii="Arial" w:hAnsi="Arial" w:cs="Arial"/>
          <w:b/>
          <w:bCs/>
          <w:color w:val="FF6600"/>
          <w:sz w:val="44"/>
          <w:szCs w:val="44"/>
        </w:rPr>
      </w:pPr>
      <w:r w:rsidRPr="00BF3D98">
        <w:rPr>
          <w:rFonts w:ascii="Arial" w:hAnsi="Arial" w:cs="Arial"/>
          <w:b/>
          <w:bCs/>
          <w:color w:val="FF6600"/>
          <w:sz w:val="44"/>
          <w:szCs w:val="44"/>
        </w:rPr>
        <w:t>REFLEX ACTION SHEET</w:t>
      </w:r>
    </w:p>
    <w:p w:rsidR="00BF3D98" w:rsidP="005021B3" w:rsidRDefault="005566F6" w14:paraId="2CA016A4" w14:textId="77777777">
      <w:pPr>
        <w:jc w:val="center"/>
        <w:rPr>
          <w:rFonts w:ascii="Arial" w:hAnsi="Arial" w:cs="Arial"/>
          <w:b/>
          <w:bCs/>
          <w:color w:val="FF6600"/>
          <w:sz w:val="44"/>
          <w:szCs w:val="44"/>
        </w:rPr>
      </w:pPr>
      <w:r>
        <w:rPr>
          <w:rFonts w:ascii="Arial" w:hAnsi="Arial" w:cs="Arial"/>
          <w:b/>
          <w:bCs/>
          <w:color w:val="FF6600"/>
          <w:sz w:val="44"/>
          <w:szCs w:val="44"/>
        </w:rPr>
        <w:t>Miller Syncrowave 250 DX (Wet Tig Rig)</w:t>
      </w:r>
    </w:p>
    <w:p w:rsidR="00BF3D98" w:rsidP="005021B3" w:rsidRDefault="00BF3D98" w14:paraId="14916773" w14:textId="77777777">
      <w:pPr>
        <w:jc w:val="center"/>
        <w:rPr>
          <w:rFonts w:ascii="Arial" w:hAnsi="Arial" w:cs="Arial"/>
          <w:b/>
          <w:bCs/>
          <w:color w:val="FF6600"/>
          <w:sz w:val="44"/>
          <w:szCs w:val="44"/>
        </w:rPr>
      </w:pPr>
    </w:p>
    <w:p w:rsidR="00BF3D98" w:rsidP="005021B3" w:rsidRDefault="00921805" w14:paraId="293A6066" w14:textId="40420235">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3664A468" wp14:editId="121FF570">
            <wp:extent cx="4143375" cy="3105150"/>
            <wp:effectExtent l="0" t="0" r="0" b="0"/>
            <wp:docPr id="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143375" cy="3105150"/>
                    </a:xfrm>
                    <a:prstGeom prst="rect">
                      <a:avLst/>
                    </a:prstGeom>
                    <a:noFill/>
                    <a:ln>
                      <a:noFill/>
                    </a:ln>
                  </pic:spPr>
                </pic:pic>
              </a:graphicData>
            </a:graphic>
          </wp:inline>
        </w:drawing>
      </w:r>
    </w:p>
    <w:p w:rsidR="00BF3D98" w:rsidP="005021B3" w:rsidRDefault="00921805" w14:paraId="3F90F6AE" w14:textId="5F7B5CFA">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65" behindDoc="0" locked="0" layoutInCell="1" allowOverlap="1" wp14:anchorId="73DF74B9" wp14:editId="459AD21C">
                <wp:simplePos x="0" y="0"/>
                <wp:positionH relativeFrom="column">
                  <wp:posOffset>38100</wp:posOffset>
                </wp:positionH>
                <wp:positionV relativeFrom="paragraph">
                  <wp:posOffset>260985</wp:posOffset>
                </wp:positionV>
                <wp:extent cx="5705475" cy="3105150"/>
                <wp:effectExtent l="19050" t="22860" r="19050" b="15240"/>
                <wp:wrapNone/>
                <wp:docPr id="945687054" name="Text Box 2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310515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7DBB8DEC" w14:textId="77777777"/>
                          <w:p w:rsidR="00C16350" w:rsidP="005566F6" w:rsidRDefault="00C16350" w14:paraId="1F408B53" w14:textId="77777777">
                            <w:pPr>
                              <w:rPr>
                                <w:b/>
                                <w:color w:val="FF0000"/>
                                <w:sz w:val="28"/>
                                <w:szCs w:val="28"/>
                              </w:rPr>
                            </w:pPr>
                          </w:p>
                          <w:p w:rsidR="00C16350" w:rsidP="005566F6" w:rsidRDefault="00C16350" w14:paraId="0A2DBAE9" w14:textId="77777777">
                            <w:pPr>
                              <w:rPr>
                                <w:b/>
                                <w:color w:val="FF0000"/>
                                <w:sz w:val="28"/>
                                <w:szCs w:val="28"/>
                              </w:rPr>
                            </w:pPr>
                            <w:r>
                              <w:rPr>
                                <w:b/>
                                <w:color w:val="FF0000"/>
                                <w:sz w:val="28"/>
                                <w:szCs w:val="28"/>
                              </w:rPr>
                              <w:t xml:space="preserve">Action A – PPE = Welding hood (with correct lens) </w:t>
                            </w:r>
                            <w:r w:rsidRPr="00B064E9">
                              <w:rPr>
                                <w:b/>
                                <w:color w:val="FF0000"/>
                                <w:sz w:val="28"/>
                                <w:szCs w:val="28"/>
                              </w:rPr>
                              <w:t>gloves and other protective clothing that may be required</w:t>
                            </w:r>
                          </w:p>
                          <w:p w:rsidR="00C16350" w:rsidRDefault="00C16350" w14:paraId="17682243" w14:textId="77777777">
                            <w:pPr>
                              <w:rPr>
                                <w:b/>
                                <w:color w:val="FF0000"/>
                                <w:sz w:val="28"/>
                                <w:szCs w:val="28"/>
                              </w:rPr>
                            </w:pPr>
                          </w:p>
                          <w:p w:rsidR="00C16350" w:rsidRDefault="00C16350" w14:paraId="10F71EDD" w14:textId="77777777">
                            <w:pPr>
                              <w:rPr>
                                <w:b/>
                                <w:color w:val="FF0000"/>
                                <w:sz w:val="28"/>
                                <w:szCs w:val="28"/>
                              </w:rPr>
                            </w:pPr>
                            <w:r>
                              <w:rPr>
                                <w:b/>
                                <w:color w:val="FF0000"/>
                                <w:sz w:val="28"/>
                                <w:szCs w:val="28"/>
                              </w:rPr>
                              <w:t xml:space="preserve">Action B – </w:t>
                            </w:r>
                            <w:r w:rsidRPr="005566F6">
                              <w:rPr>
                                <w:b/>
                                <w:color w:val="FF0000"/>
                                <w:sz w:val="28"/>
                                <w:szCs w:val="28"/>
                                <w:u w:val="single"/>
                              </w:rPr>
                              <w:t>Certification is required</w:t>
                            </w:r>
                            <w:r>
                              <w:rPr>
                                <w:b/>
                                <w:color w:val="FF0000"/>
                                <w:sz w:val="28"/>
                                <w:szCs w:val="28"/>
                              </w:rPr>
                              <w:t xml:space="preserve"> to operate welding machines</w:t>
                            </w:r>
                          </w:p>
                          <w:p w:rsidR="00C16350" w:rsidRDefault="00C16350" w14:paraId="7367B270" w14:textId="77777777">
                            <w:pPr>
                              <w:rPr>
                                <w:b/>
                                <w:color w:val="FF0000"/>
                                <w:sz w:val="28"/>
                                <w:szCs w:val="28"/>
                              </w:rPr>
                            </w:pPr>
                          </w:p>
                          <w:p w:rsidR="00C16350" w:rsidRDefault="00C16350" w14:paraId="6C356EB1" w14:textId="77777777">
                            <w:pPr>
                              <w:rPr>
                                <w:b/>
                                <w:color w:val="FF0000"/>
                                <w:sz w:val="28"/>
                                <w:szCs w:val="28"/>
                              </w:rPr>
                            </w:pPr>
                            <w:r>
                              <w:rPr>
                                <w:b/>
                                <w:color w:val="FF0000"/>
                                <w:sz w:val="28"/>
                                <w:szCs w:val="28"/>
                              </w:rPr>
                              <w:t>Action C – Arc flash protection in place to shield surrounding areas</w:t>
                            </w:r>
                          </w:p>
                          <w:p w:rsidR="00C16350" w:rsidRDefault="00C16350" w14:paraId="58E46DD1" w14:textId="77777777">
                            <w:pPr>
                              <w:rPr>
                                <w:b/>
                                <w:color w:val="FF0000"/>
                                <w:sz w:val="28"/>
                                <w:szCs w:val="28"/>
                              </w:rPr>
                            </w:pPr>
                          </w:p>
                          <w:p w:rsidR="00C16350" w:rsidRDefault="00C16350" w14:paraId="4E55CBF5" w14:textId="77777777">
                            <w:pPr>
                              <w:rPr>
                                <w:b/>
                                <w:color w:val="FF0000"/>
                                <w:sz w:val="28"/>
                                <w:szCs w:val="28"/>
                              </w:rPr>
                            </w:pPr>
                            <w:r>
                              <w:rPr>
                                <w:b/>
                                <w:color w:val="FF0000"/>
                                <w:sz w:val="28"/>
                                <w:szCs w:val="28"/>
                              </w:rPr>
                              <w:t>Action D – Machine controls to correct settings</w:t>
                            </w:r>
                          </w:p>
                          <w:p w:rsidR="00C16350" w:rsidRDefault="00C16350" w14:paraId="4C7E5876" w14:textId="77777777">
                            <w:pPr>
                              <w:rPr>
                                <w:b/>
                                <w:color w:val="FF0000"/>
                                <w:sz w:val="28"/>
                                <w:szCs w:val="28"/>
                              </w:rPr>
                            </w:pPr>
                          </w:p>
                          <w:p w:rsidRPr="005566F6" w:rsidR="00C16350" w:rsidRDefault="00C16350" w14:paraId="26147445" w14:textId="77777777">
                            <w:pPr>
                              <w:rPr>
                                <w:b/>
                                <w:color w:val="FF0000"/>
                                <w:sz w:val="28"/>
                                <w:szCs w:val="28"/>
                              </w:rPr>
                            </w:pPr>
                            <w:r>
                              <w:rPr>
                                <w:b/>
                                <w:color w:val="FF0000"/>
                                <w:sz w:val="28"/>
                                <w:szCs w:val="28"/>
                              </w:rPr>
                              <w:t>Action E – Fire watch in place &amp; cold fire extinguishing agent present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9BA1FB9">
              <v:shape id="Text Box 2122" style="position:absolute;left:0;text-align:left;margin-left:3pt;margin-top:20.55pt;width:449.25pt;height:244.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9"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" w14:anchorId="73DF74B9">
                <v:textbox>
                  <w:txbxContent>
                    <w:p w:rsidR="00C16350" w:rsidRDefault="00C16350" w14:paraId="769D0D3C" w14:textId="77777777"/>
                    <w:p w:rsidR="00C16350" w:rsidP="005566F6" w:rsidRDefault="00C16350" w14:paraId="54CD245A" w14:textId="77777777">
                      <w:pPr>
                        <w:rPr>
                          <w:b/>
                          <w:color w:val="FF0000"/>
                          <w:sz w:val="28"/>
                          <w:szCs w:val="28"/>
                        </w:rPr>
                      </w:pPr>
                    </w:p>
                    <w:p w:rsidR="00C16350" w:rsidP="005566F6" w:rsidRDefault="00C16350" w14:paraId="6456EDE8" w14:textId="77777777">
                      <w:pPr>
                        <w:rPr>
                          <w:b/>
                          <w:color w:val="FF0000"/>
                          <w:sz w:val="28"/>
                          <w:szCs w:val="28"/>
                        </w:rPr>
                      </w:pPr>
                      <w:r>
                        <w:rPr>
                          <w:b/>
                          <w:color w:val="FF0000"/>
                          <w:sz w:val="28"/>
                          <w:szCs w:val="28"/>
                        </w:rPr>
                        <w:t xml:space="preserve">Action A – PPE = Welding hood (with correct lens) </w:t>
                      </w:r>
                      <w:r w:rsidRPr="00B064E9">
                        <w:rPr>
                          <w:b/>
                          <w:color w:val="FF0000"/>
                          <w:sz w:val="28"/>
                          <w:szCs w:val="28"/>
                        </w:rPr>
                        <w:t>gloves and other protective clothing that may be required</w:t>
                      </w:r>
                    </w:p>
                    <w:p w:rsidR="00C16350" w:rsidRDefault="00C16350" w14:paraId="1231BE67" w14:textId="77777777">
                      <w:pPr>
                        <w:rPr>
                          <w:b/>
                          <w:color w:val="FF0000"/>
                          <w:sz w:val="28"/>
                          <w:szCs w:val="28"/>
                        </w:rPr>
                      </w:pPr>
                    </w:p>
                    <w:p w:rsidR="00C16350" w:rsidRDefault="00C16350" w14:paraId="6050E671" w14:textId="77777777">
                      <w:pPr>
                        <w:rPr>
                          <w:b/>
                          <w:color w:val="FF0000"/>
                          <w:sz w:val="28"/>
                          <w:szCs w:val="28"/>
                        </w:rPr>
                      </w:pPr>
                      <w:r>
                        <w:rPr>
                          <w:b/>
                          <w:color w:val="FF0000"/>
                          <w:sz w:val="28"/>
                          <w:szCs w:val="28"/>
                        </w:rPr>
                        <w:t xml:space="preserve">Action B – </w:t>
                      </w:r>
                      <w:r w:rsidRPr="005566F6">
                        <w:rPr>
                          <w:b/>
                          <w:color w:val="FF0000"/>
                          <w:sz w:val="28"/>
                          <w:szCs w:val="28"/>
                          <w:u w:val="single"/>
                        </w:rPr>
                        <w:t>Certification is required</w:t>
                      </w:r>
                      <w:r>
                        <w:rPr>
                          <w:b/>
                          <w:color w:val="FF0000"/>
                          <w:sz w:val="28"/>
                          <w:szCs w:val="28"/>
                        </w:rPr>
                        <w:t xml:space="preserve"> to operate welding machines</w:t>
                      </w:r>
                    </w:p>
                    <w:p w:rsidR="00C16350" w:rsidRDefault="00C16350" w14:paraId="36FEB5B0" w14:textId="77777777">
                      <w:pPr>
                        <w:rPr>
                          <w:b/>
                          <w:color w:val="FF0000"/>
                          <w:sz w:val="28"/>
                          <w:szCs w:val="28"/>
                        </w:rPr>
                      </w:pPr>
                    </w:p>
                    <w:p w:rsidR="00C16350" w:rsidRDefault="00C16350" w14:paraId="30ECB3DF" w14:textId="77777777">
                      <w:pPr>
                        <w:rPr>
                          <w:b/>
                          <w:color w:val="FF0000"/>
                          <w:sz w:val="28"/>
                          <w:szCs w:val="28"/>
                        </w:rPr>
                      </w:pPr>
                      <w:r>
                        <w:rPr>
                          <w:b/>
                          <w:color w:val="FF0000"/>
                          <w:sz w:val="28"/>
                          <w:szCs w:val="28"/>
                        </w:rPr>
                        <w:t>Action C – Arc flash protection in place to shield surrounding areas</w:t>
                      </w:r>
                    </w:p>
                    <w:p w:rsidR="00C16350" w:rsidRDefault="00C16350" w14:paraId="30D7AA69" w14:textId="77777777">
                      <w:pPr>
                        <w:rPr>
                          <w:b/>
                          <w:color w:val="FF0000"/>
                          <w:sz w:val="28"/>
                          <w:szCs w:val="28"/>
                        </w:rPr>
                      </w:pPr>
                    </w:p>
                    <w:p w:rsidR="00C16350" w:rsidRDefault="00C16350" w14:paraId="74D20BEA" w14:textId="77777777">
                      <w:pPr>
                        <w:rPr>
                          <w:b/>
                          <w:color w:val="FF0000"/>
                          <w:sz w:val="28"/>
                          <w:szCs w:val="28"/>
                        </w:rPr>
                      </w:pPr>
                      <w:r>
                        <w:rPr>
                          <w:b/>
                          <w:color w:val="FF0000"/>
                          <w:sz w:val="28"/>
                          <w:szCs w:val="28"/>
                        </w:rPr>
                        <w:t>Action D – Machine controls to correct settings</w:t>
                      </w:r>
                    </w:p>
                    <w:p w:rsidR="00C16350" w:rsidRDefault="00C16350" w14:paraId="7196D064" w14:textId="77777777">
                      <w:pPr>
                        <w:rPr>
                          <w:b/>
                          <w:color w:val="FF0000"/>
                          <w:sz w:val="28"/>
                          <w:szCs w:val="28"/>
                        </w:rPr>
                      </w:pPr>
                    </w:p>
                    <w:p w:rsidRPr="005566F6" w:rsidR="00C16350" w:rsidRDefault="00C16350" w14:paraId="7A9C7EB2" w14:textId="77777777">
                      <w:pPr>
                        <w:rPr>
                          <w:b/>
                          <w:color w:val="FF0000"/>
                          <w:sz w:val="28"/>
                          <w:szCs w:val="28"/>
                        </w:rPr>
                      </w:pPr>
                      <w:r>
                        <w:rPr>
                          <w:b/>
                          <w:color w:val="FF0000"/>
                          <w:sz w:val="28"/>
                          <w:szCs w:val="28"/>
                        </w:rPr>
                        <w:t>Action E – Fire watch in place &amp; cold fire extinguishing agent present</w:t>
                      </w:r>
                    </w:p>
                  </w:txbxContent>
                </v:textbox>
              </v:shape>
            </w:pict>
          </mc:Fallback>
        </mc:AlternateContent>
      </w:r>
    </w:p>
    <w:p w:rsidR="00BF3D98" w:rsidP="005021B3" w:rsidRDefault="00BF3D98" w14:paraId="375451F2" w14:textId="77777777">
      <w:pPr>
        <w:jc w:val="center"/>
        <w:rPr>
          <w:rFonts w:ascii="Arial" w:hAnsi="Arial" w:cs="Arial"/>
          <w:b/>
          <w:bCs/>
          <w:color w:val="FF6600"/>
          <w:sz w:val="44"/>
          <w:szCs w:val="44"/>
        </w:rPr>
      </w:pPr>
    </w:p>
    <w:p w:rsidR="00BF3D98" w:rsidP="005021B3" w:rsidRDefault="00BF3D98" w14:paraId="38D8777F" w14:textId="77777777">
      <w:pPr>
        <w:jc w:val="center"/>
        <w:rPr>
          <w:rFonts w:ascii="Arial" w:hAnsi="Arial" w:cs="Arial"/>
          <w:b/>
          <w:bCs/>
          <w:color w:val="FF6600"/>
          <w:sz w:val="44"/>
          <w:szCs w:val="44"/>
        </w:rPr>
      </w:pPr>
    </w:p>
    <w:p w:rsidR="00BF3D98" w:rsidP="005021B3" w:rsidRDefault="00BF3D98" w14:paraId="636D2105" w14:textId="77777777">
      <w:pPr>
        <w:jc w:val="center"/>
        <w:rPr>
          <w:rFonts w:ascii="Arial" w:hAnsi="Arial" w:cs="Arial"/>
          <w:b/>
          <w:bCs/>
          <w:color w:val="FF6600"/>
          <w:sz w:val="44"/>
          <w:szCs w:val="44"/>
        </w:rPr>
      </w:pPr>
    </w:p>
    <w:p w:rsidR="00BF3D98" w:rsidP="005021B3" w:rsidRDefault="00BF3D98" w14:paraId="6C98AD82" w14:textId="77777777">
      <w:pPr>
        <w:jc w:val="center"/>
        <w:rPr>
          <w:rFonts w:ascii="Arial" w:hAnsi="Arial" w:cs="Arial"/>
          <w:b/>
          <w:bCs/>
          <w:color w:val="FF6600"/>
          <w:sz w:val="44"/>
          <w:szCs w:val="44"/>
        </w:rPr>
      </w:pPr>
    </w:p>
    <w:p w:rsidR="00BF3D98" w:rsidP="005021B3" w:rsidRDefault="00BF3D98" w14:paraId="38453542" w14:textId="77777777">
      <w:pPr>
        <w:jc w:val="center"/>
        <w:rPr>
          <w:rFonts w:ascii="Arial" w:hAnsi="Arial" w:cs="Arial"/>
          <w:b/>
          <w:bCs/>
          <w:color w:val="FF6600"/>
          <w:sz w:val="44"/>
          <w:szCs w:val="44"/>
        </w:rPr>
      </w:pPr>
    </w:p>
    <w:p w:rsidR="00BF3D98" w:rsidP="005021B3" w:rsidRDefault="00BF3D98" w14:paraId="52190782" w14:textId="77777777">
      <w:pPr>
        <w:jc w:val="center"/>
        <w:rPr>
          <w:rFonts w:ascii="Arial" w:hAnsi="Arial" w:cs="Arial"/>
          <w:b/>
          <w:bCs/>
          <w:color w:val="FF6600"/>
          <w:sz w:val="44"/>
          <w:szCs w:val="44"/>
        </w:rPr>
      </w:pPr>
    </w:p>
    <w:p w:rsidR="00BF3D98" w:rsidP="005021B3" w:rsidRDefault="00BF3D98" w14:paraId="2541DA99" w14:textId="77777777">
      <w:pPr>
        <w:jc w:val="center"/>
        <w:rPr>
          <w:rFonts w:ascii="Arial" w:hAnsi="Arial" w:cs="Arial"/>
          <w:b/>
          <w:bCs/>
          <w:color w:val="FF6600"/>
          <w:sz w:val="44"/>
          <w:szCs w:val="44"/>
        </w:rPr>
      </w:pPr>
    </w:p>
    <w:p w:rsidR="00BF3D98" w:rsidP="005021B3" w:rsidRDefault="00BF3D98" w14:paraId="6A6BE749" w14:textId="77777777">
      <w:pPr>
        <w:jc w:val="center"/>
        <w:rPr>
          <w:rFonts w:ascii="Arial" w:hAnsi="Arial" w:cs="Arial"/>
          <w:b/>
          <w:bCs/>
          <w:color w:val="FF6600"/>
          <w:sz w:val="44"/>
          <w:szCs w:val="44"/>
        </w:rPr>
      </w:pPr>
    </w:p>
    <w:p w:rsidR="00BF3D98" w:rsidP="005021B3" w:rsidRDefault="00BF3D98" w14:paraId="4894D534" w14:textId="77777777">
      <w:pPr>
        <w:jc w:val="center"/>
        <w:rPr>
          <w:rFonts w:ascii="Arial" w:hAnsi="Arial" w:cs="Arial"/>
          <w:b/>
          <w:bCs/>
          <w:color w:val="FF6600"/>
          <w:sz w:val="44"/>
          <w:szCs w:val="44"/>
        </w:rPr>
      </w:pPr>
    </w:p>
    <w:p w:rsidR="00BF3D98" w:rsidP="005021B3" w:rsidRDefault="00BF3D98" w14:paraId="10C40522" w14:textId="77777777">
      <w:pPr>
        <w:jc w:val="center"/>
        <w:rPr>
          <w:rFonts w:ascii="Arial" w:hAnsi="Arial" w:cs="Arial"/>
          <w:b/>
          <w:bCs/>
          <w:color w:val="FF6600"/>
          <w:sz w:val="44"/>
          <w:szCs w:val="44"/>
        </w:rPr>
      </w:pPr>
    </w:p>
    <w:p w:rsidR="00BF3D98" w:rsidP="005021B3" w:rsidRDefault="00BF3D98" w14:paraId="4B05A9A4" w14:textId="77777777">
      <w:pPr>
        <w:jc w:val="center"/>
        <w:rPr>
          <w:rFonts w:ascii="Arial" w:hAnsi="Arial" w:cs="Arial"/>
          <w:b/>
          <w:bCs/>
          <w:color w:val="FF6600"/>
          <w:sz w:val="44"/>
          <w:szCs w:val="44"/>
        </w:rPr>
      </w:pPr>
    </w:p>
    <w:p w:rsidRPr="00395428" w:rsidR="00395428" w:rsidP="00395428" w:rsidRDefault="00395428" w14:paraId="7281F960" w14:textId="77777777">
      <w:pPr>
        <w:jc w:val="center"/>
        <w:rPr>
          <w:rFonts w:ascii="Arial" w:hAnsi="Arial" w:cs="Arial"/>
          <w:b/>
          <w:bCs/>
          <w:color w:val="FF6600"/>
          <w:sz w:val="44"/>
          <w:szCs w:val="44"/>
        </w:rPr>
      </w:pPr>
      <w:r w:rsidRPr="00395428">
        <w:rPr>
          <w:rFonts w:ascii="Arial" w:hAnsi="Arial" w:cs="Arial"/>
          <w:b/>
          <w:bCs/>
          <w:color w:val="FF6600"/>
          <w:sz w:val="44"/>
          <w:szCs w:val="44"/>
        </w:rPr>
        <w:t>REFLEX ACTION SHEET</w:t>
      </w:r>
    </w:p>
    <w:p w:rsidR="00BF3D98" w:rsidP="005021B3" w:rsidRDefault="005566F6" w14:paraId="7F48CF15" w14:textId="77777777">
      <w:pPr>
        <w:jc w:val="center"/>
        <w:rPr>
          <w:rFonts w:ascii="Arial" w:hAnsi="Arial" w:cs="Arial"/>
          <w:b/>
          <w:bCs/>
          <w:color w:val="FF6600"/>
          <w:sz w:val="44"/>
          <w:szCs w:val="44"/>
        </w:rPr>
      </w:pPr>
      <w:r>
        <w:rPr>
          <w:rFonts w:ascii="Arial" w:hAnsi="Arial" w:cs="Arial"/>
          <w:b/>
          <w:bCs/>
          <w:color w:val="FF6600"/>
          <w:sz w:val="44"/>
          <w:szCs w:val="44"/>
        </w:rPr>
        <w:t>Oxy-Acetylene Rigs</w:t>
      </w:r>
    </w:p>
    <w:p w:rsidR="005166EB" w:rsidP="005021B3" w:rsidRDefault="005166EB" w14:paraId="273D5889" w14:textId="77777777">
      <w:pPr>
        <w:jc w:val="center"/>
        <w:rPr>
          <w:rFonts w:ascii="Arial" w:hAnsi="Arial" w:cs="Arial"/>
          <w:b/>
          <w:bCs/>
          <w:color w:val="FF6600"/>
          <w:sz w:val="44"/>
          <w:szCs w:val="44"/>
        </w:rPr>
      </w:pPr>
    </w:p>
    <w:p w:rsidR="005166EB" w:rsidP="005021B3" w:rsidRDefault="00921805" w14:paraId="777A35A4" w14:textId="0027E58E">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4E04059B" wp14:editId="6021F77A">
            <wp:extent cx="4143375" cy="3105150"/>
            <wp:effectExtent l="0" t="0" r="0" b="0"/>
            <wp:docPr id="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143375" cy="3105150"/>
                    </a:xfrm>
                    <a:prstGeom prst="rect">
                      <a:avLst/>
                    </a:prstGeom>
                    <a:noFill/>
                    <a:ln>
                      <a:noFill/>
                    </a:ln>
                  </pic:spPr>
                </pic:pic>
              </a:graphicData>
            </a:graphic>
          </wp:inline>
        </w:drawing>
      </w:r>
    </w:p>
    <w:p w:rsidR="005166EB" w:rsidP="005021B3" w:rsidRDefault="00921805" w14:paraId="2668C56C" w14:textId="38DB2D2F">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66" behindDoc="0" locked="0" layoutInCell="1" allowOverlap="1" wp14:anchorId="5E8DCB7E" wp14:editId="2DA89EA7">
                <wp:simplePos x="0" y="0"/>
                <wp:positionH relativeFrom="column">
                  <wp:posOffset>76200</wp:posOffset>
                </wp:positionH>
                <wp:positionV relativeFrom="paragraph">
                  <wp:posOffset>225425</wp:posOffset>
                </wp:positionV>
                <wp:extent cx="5686425" cy="2886075"/>
                <wp:effectExtent l="19050" t="15875" r="19050" b="22225"/>
                <wp:wrapNone/>
                <wp:docPr id="295907858" name="Text Box 2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288607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P="005566F6" w:rsidRDefault="00C16350" w14:paraId="6D559222" w14:textId="77777777">
                            <w:pPr>
                              <w:rPr>
                                <w:b/>
                                <w:color w:val="FF0000"/>
                                <w:sz w:val="28"/>
                                <w:szCs w:val="28"/>
                              </w:rPr>
                            </w:pPr>
                          </w:p>
                          <w:p w:rsidR="00C16350" w:rsidP="005566F6" w:rsidRDefault="00C16350" w14:paraId="06D4258E" w14:textId="77777777">
                            <w:pPr>
                              <w:rPr>
                                <w:b/>
                                <w:color w:val="FF0000"/>
                                <w:sz w:val="28"/>
                                <w:szCs w:val="28"/>
                              </w:rPr>
                            </w:pPr>
                            <w:r>
                              <w:rPr>
                                <w:b/>
                                <w:color w:val="FF0000"/>
                                <w:sz w:val="28"/>
                                <w:szCs w:val="28"/>
                              </w:rPr>
                              <w:t xml:space="preserve">Action A – PPE = Welding hood (with correct lens) </w:t>
                            </w:r>
                            <w:r w:rsidRPr="00B064E9">
                              <w:rPr>
                                <w:b/>
                                <w:color w:val="FF0000"/>
                                <w:sz w:val="28"/>
                                <w:szCs w:val="28"/>
                              </w:rPr>
                              <w:t>gloves and other protective clothing that may be required</w:t>
                            </w:r>
                          </w:p>
                          <w:p w:rsidR="00C16350" w:rsidP="005566F6" w:rsidRDefault="00C16350" w14:paraId="13B16E2A" w14:textId="77777777">
                            <w:pPr>
                              <w:rPr>
                                <w:b/>
                                <w:color w:val="FF0000"/>
                                <w:sz w:val="28"/>
                                <w:szCs w:val="28"/>
                              </w:rPr>
                            </w:pPr>
                          </w:p>
                          <w:p w:rsidR="00C16350" w:rsidP="005566F6" w:rsidRDefault="00C16350" w14:paraId="18DBEFDE" w14:textId="77777777">
                            <w:pPr>
                              <w:rPr>
                                <w:b/>
                                <w:color w:val="FF0000"/>
                                <w:sz w:val="28"/>
                                <w:szCs w:val="28"/>
                              </w:rPr>
                            </w:pPr>
                            <w:r>
                              <w:rPr>
                                <w:b/>
                                <w:color w:val="FF0000"/>
                                <w:sz w:val="28"/>
                                <w:szCs w:val="28"/>
                              </w:rPr>
                              <w:t xml:space="preserve">Action B – </w:t>
                            </w:r>
                            <w:r w:rsidRPr="005566F6">
                              <w:rPr>
                                <w:b/>
                                <w:color w:val="FF0000"/>
                                <w:sz w:val="28"/>
                                <w:szCs w:val="28"/>
                                <w:u w:val="single"/>
                              </w:rPr>
                              <w:t>Certification is required</w:t>
                            </w:r>
                            <w:r>
                              <w:rPr>
                                <w:b/>
                                <w:color w:val="FF0000"/>
                                <w:sz w:val="28"/>
                                <w:szCs w:val="28"/>
                              </w:rPr>
                              <w:t xml:space="preserve"> to operate welding machines</w:t>
                            </w:r>
                          </w:p>
                          <w:p w:rsidR="00C16350" w:rsidP="005566F6" w:rsidRDefault="00C16350" w14:paraId="488DCA60" w14:textId="77777777">
                            <w:pPr>
                              <w:rPr>
                                <w:b/>
                                <w:color w:val="FF0000"/>
                                <w:sz w:val="28"/>
                                <w:szCs w:val="28"/>
                              </w:rPr>
                            </w:pPr>
                          </w:p>
                          <w:p w:rsidR="00C16350" w:rsidP="005566F6" w:rsidRDefault="00C16350" w14:paraId="02999D98" w14:textId="77777777">
                            <w:pPr>
                              <w:rPr>
                                <w:b/>
                                <w:color w:val="FF0000"/>
                                <w:sz w:val="28"/>
                                <w:szCs w:val="28"/>
                              </w:rPr>
                            </w:pPr>
                            <w:r>
                              <w:rPr>
                                <w:b/>
                                <w:color w:val="FF0000"/>
                                <w:sz w:val="28"/>
                                <w:szCs w:val="28"/>
                              </w:rPr>
                              <w:t>Action C – Arc flash protection in place to shield surrounding areas</w:t>
                            </w:r>
                          </w:p>
                          <w:p w:rsidR="00C16350" w:rsidP="005566F6" w:rsidRDefault="00C16350" w14:paraId="5A3F8617" w14:textId="77777777">
                            <w:pPr>
                              <w:rPr>
                                <w:b/>
                                <w:color w:val="FF0000"/>
                                <w:sz w:val="28"/>
                                <w:szCs w:val="28"/>
                              </w:rPr>
                            </w:pPr>
                          </w:p>
                          <w:p w:rsidR="00C16350" w:rsidP="005566F6" w:rsidRDefault="00C16350" w14:paraId="52081133" w14:textId="77777777">
                            <w:pPr>
                              <w:rPr>
                                <w:b/>
                                <w:color w:val="FF0000"/>
                                <w:sz w:val="28"/>
                                <w:szCs w:val="28"/>
                              </w:rPr>
                            </w:pPr>
                            <w:r>
                              <w:rPr>
                                <w:b/>
                                <w:color w:val="FF0000"/>
                                <w:sz w:val="28"/>
                                <w:szCs w:val="28"/>
                              </w:rPr>
                              <w:t>Action D – Machine gauges to correct settings</w:t>
                            </w:r>
                          </w:p>
                          <w:p w:rsidR="00C16350" w:rsidP="005566F6" w:rsidRDefault="00C16350" w14:paraId="1A88B123" w14:textId="77777777">
                            <w:pPr>
                              <w:rPr>
                                <w:b/>
                                <w:color w:val="FF0000"/>
                                <w:sz w:val="28"/>
                                <w:szCs w:val="28"/>
                              </w:rPr>
                            </w:pPr>
                          </w:p>
                          <w:p w:rsidRPr="005566F6" w:rsidR="00C16350" w:rsidP="005566F6" w:rsidRDefault="00C16350" w14:paraId="09005CDE" w14:textId="77777777">
                            <w:pPr>
                              <w:rPr>
                                <w:b/>
                                <w:color w:val="FF0000"/>
                                <w:sz w:val="28"/>
                                <w:szCs w:val="28"/>
                              </w:rPr>
                            </w:pPr>
                            <w:r>
                              <w:rPr>
                                <w:b/>
                                <w:color w:val="FF0000"/>
                                <w:sz w:val="28"/>
                                <w:szCs w:val="28"/>
                              </w:rPr>
                              <w:t>Action E – Fire watch in place &amp; cold fire extinguishing agent present</w:t>
                            </w:r>
                          </w:p>
                          <w:p w:rsidRPr="005566F6" w:rsidR="00C16350" w:rsidRDefault="00C16350" w14:paraId="6DF75942" w14:textId="77777777">
                            <w:pPr>
                              <w:rPr>
                                <w:b/>
                                <w:color w:val="FF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0BF82BA">
              <v:shape id="Text Box 2123" style="position:absolute;left:0;text-align:left;margin-left:6pt;margin-top:17.75pt;width:447.75pt;height:227.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0"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" w14:anchorId="5E8DCB7E">
                <v:textbox>
                  <w:txbxContent>
                    <w:p w:rsidR="00C16350" w:rsidP="005566F6" w:rsidRDefault="00C16350" w14:paraId="34FF1C98" w14:textId="77777777">
                      <w:pPr>
                        <w:rPr>
                          <w:b/>
                          <w:color w:val="FF0000"/>
                          <w:sz w:val="28"/>
                          <w:szCs w:val="28"/>
                        </w:rPr>
                      </w:pPr>
                    </w:p>
                    <w:p w:rsidR="00C16350" w:rsidP="005566F6" w:rsidRDefault="00C16350" w14:paraId="2C9BE140" w14:textId="77777777">
                      <w:pPr>
                        <w:rPr>
                          <w:b/>
                          <w:color w:val="FF0000"/>
                          <w:sz w:val="28"/>
                          <w:szCs w:val="28"/>
                        </w:rPr>
                      </w:pPr>
                      <w:r>
                        <w:rPr>
                          <w:b/>
                          <w:color w:val="FF0000"/>
                          <w:sz w:val="28"/>
                          <w:szCs w:val="28"/>
                        </w:rPr>
                        <w:t xml:space="preserve">Action A – PPE = Welding hood (with correct lens) </w:t>
                      </w:r>
                      <w:r w:rsidRPr="00B064E9">
                        <w:rPr>
                          <w:b/>
                          <w:color w:val="FF0000"/>
                          <w:sz w:val="28"/>
                          <w:szCs w:val="28"/>
                        </w:rPr>
                        <w:t>gloves and other protective clothing that may be required</w:t>
                      </w:r>
                    </w:p>
                    <w:p w:rsidR="00C16350" w:rsidP="005566F6" w:rsidRDefault="00C16350" w14:paraId="6D072C0D" w14:textId="77777777">
                      <w:pPr>
                        <w:rPr>
                          <w:b/>
                          <w:color w:val="FF0000"/>
                          <w:sz w:val="28"/>
                          <w:szCs w:val="28"/>
                        </w:rPr>
                      </w:pPr>
                    </w:p>
                    <w:p w:rsidR="00C16350" w:rsidP="005566F6" w:rsidRDefault="00C16350" w14:paraId="73C3E82A" w14:textId="77777777">
                      <w:pPr>
                        <w:rPr>
                          <w:b/>
                          <w:color w:val="FF0000"/>
                          <w:sz w:val="28"/>
                          <w:szCs w:val="28"/>
                        </w:rPr>
                      </w:pPr>
                      <w:r>
                        <w:rPr>
                          <w:b/>
                          <w:color w:val="FF0000"/>
                          <w:sz w:val="28"/>
                          <w:szCs w:val="28"/>
                        </w:rPr>
                        <w:t xml:space="preserve">Action B – </w:t>
                      </w:r>
                      <w:r w:rsidRPr="005566F6">
                        <w:rPr>
                          <w:b/>
                          <w:color w:val="FF0000"/>
                          <w:sz w:val="28"/>
                          <w:szCs w:val="28"/>
                          <w:u w:val="single"/>
                        </w:rPr>
                        <w:t>Certification is required</w:t>
                      </w:r>
                      <w:r>
                        <w:rPr>
                          <w:b/>
                          <w:color w:val="FF0000"/>
                          <w:sz w:val="28"/>
                          <w:szCs w:val="28"/>
                        </w:rPr>
                        <w:t xml:space="preserve"> to operate welding machines</w:t>
                      </w:r>
                    </w:p>
                    <w:p w:rsidR="00C16350" w:rsidP="005566F6" w:rsidRDefault="00C16350" w14:paraId="48A21919" w14:textId="77777777">
                      <w:pPr>
                        <w:rPr>
                          <w:b/>
                          <w:color w:val="FF0000"/>
                          <w:sz w:val="28"/>
                          <w:szCs w:val="28"/>
                        </w:rPr>
                      </w:pPr>
                    </w:p>
                    <w:p w:rsidR="00C16350" w:rsidP="005566F6" w:rsidRDefault="00C16350" w14:paraId="53E0725B" w14:textId="77777777">
                      <w:pPr>
                        <w:rPr>
                          <w:b/>
                          <w:color w:val="FF0000"/>
                          <w:sz w:val="28"/>
                          <w:szCs w:val="28"/>
                        </w:rPr>
                      </w:pPr>
                      <w:r>
                        <w:rPr>
                          <w:b/>
                          <w:color w:val="FF0000"/>
                          <w:sz w:val="28"/>
                          <w:szCs w:val="28"/>
                        </w:rPr>
                        <w:t>Action C – Arc flash protection in place to shield surrounding areas</w:t>
                      </w:r>
                    </w:p>
                    <w:p w:rsidR="00C16350" w:rsidP="005566F6" w:rsidRDefault="00C16350" w14:paraId="6BD18F9B" w14:textId="77777777">
                      <w:pPr>
                        <w:rPr>
                          <w:b/>
                          <w:color w:val="FF0000"/>
                          <w:sz w:val="28"/>
                          <w:szCs w:val="28"/>
                        </w:rPr>
                      </w:pPr>
                    </w:p>
                    <w:p w:rsidR="00C16350" w:rsidP="005566F6" w:rsidRDefault="00C16350" w14:paraId="6427EF06" w14:textId="77777777">
                      <w:pPr>
                        <w:rPr>
                          <w:b/>
                          <w:color w:val="FF0000"/>
                          <w:sz w:val="28"/>
                          <w:szCs w:val="28"/>
                        </w:rPr>
                      </w:pPr>
                      <w:r>
                        <w:rPr>
                          <w:b/>
                          <w:color w:val="FF0000"/>
                          <w:sz w:val="28"/>
                          <w:szCs w:val="28"/>
                        </w:rPr>
                        <w:t>Action D – Machine gauges to correct settings</w:t>
                      </w:r>
                    </w:p>
                    <w:p w:rsidR="00C16350" w:rsidP="005566F6" w:rsidRDefault="00C16350" w14:paraId="238601FE" w14:textId="77777777">
                      <w:pPr>
                        <w:rPr>
                          <w:b/>
                          <w:color w:val="FF0000"/>
                          <w:sz w:val="28"/>
                          <w:szCs w:val="28"/>
                        </w:rPr>
                      </w:pPr>
                    </w:p>
                    <w:p w:rsidRPr="005566F6" w:rsidR="00C16350" w:rsidP="005566F6" w:rsidRDefault="00C16350" w14:paraId="68F2A0F0" w14:textId="77777777">
                      <w:pPr>
                        <w:rPr>
                          <w:b/>
                          <w:color w:val="FF0000"/>
                          <w:sz w:val="28"/>
                          <w:szCs w:val="28"/>
                        </w:rPr>
                      </w:pPr>
                      <w:r>
                        <w:rPr>
                          <w:b/>
                          <w:color w:val="FF0000"/>
                          <w:sz w:val="28"/>
                          <w:szCs w:val="28"/>
                        </w:rPr>
                        <w:t>Action E – Fire watch in place &amp; cold fire extinguishing agent present</w:t>
                      </w:r>
                    </w:p>
                    <w:p w:rsidRPr="005566F6" w:rsidR="00C16350" w:rsidRDefault="00C16350" w14:paraId="0F3CABC7" w14:textId="77777777">
                      <w:pPr>
                        <w:rPr>
                          <w:b/>
                          <w:color w:val="FF0000"/>
                          <w:sz w:val="28"/>
                          <w:szCs w:val="28"/>
                        </w:rPr>
                      </w:pPr>
                    </w:p>
                  </w:txbxContent>
                </v:textbox>
              </v:shape>
            </w:pict>
          </mc:Fallback>
        </mc:AlternateContent>
      </w:r>
    </w:p>
    <w:p w:rsidR="005166EB" w:rsidP="005021B3" w:rsidRDefault="005166EB" w14:paraId="1C6A88FE" w14:textId="77777777">
      <w:pPr>
        <w:jc w:val="center"/>
        <w:rPr>
          <w:rFonts w:ascii="Arial" w:hAnsi="Arial" w:cs="Arial"/>
          <w:b/>
          <w:bCs/>
          <w:color w:val="FF6600"/>
          <w:sz w:val="44"/>
          <w:szCs w:val="44"/>
        </w:rPr>
      </w:pPr>
    </w:p>
    <w:p w:rsidR="005166EB" w:rsidP="005021B3" w:rsidRDefault="005166EB" w14:paraId="3E163A10" w14:textId="77777777">
      <w:pPr>
        <w:jc w:val="center"/>
        <w:rPr>
          <w:rFonts w:ascii="Arial" w:hAnsi="Arial" w:cs="Arial"/>
          <w:b/>
          <w:bCs/>
          <w:color w:val="FF6600"/>
          <w:sz w:val="44"/>
          <w:szCs w:val="44"/>
        </w:rPr>
      </w:pPr>
    </w:p>
    <w:p w:rsidR="005166EB" w:rsidP="005021B3" w:rsidRDefault="005166EB" w14:paraId="75BE3DB8" w14:textId="77777777">
      <w:pPr>
        <w:jc w:val="center"/>
        <w:rPr>
          <w:rFonts w:ascii="Arial" w:hAnsi="Arial" w:cs="Arial"/>
          <w:b/>
          <w:bCs/>
          <w:color w:val="FF6600"/>
          <w:sz w:val="44"/>
          <w:szCs w:val="44"/>
        </w:rPr>
      </w:pPr>
    </w:p>
    <w:p w:rsidR="005166EB" w:rsidP="005021B3" w:rsidRDefault="005166EB" w14:paraId="1E52A7BE" w14:textId="77777777">
      <w:pPr>
        <w:jc w:val="center"/>
        <w:rPr>
          <w:rFonts w:ascii="Arial" w:hAnsi="Arial" w:cs="Arial"/>
          <w:b/>
          <w:bCs/>
          <w:color w:val="FF6600"/>
          <w:sz w:val="44"/>
          <w:szCs w:val="44"/>
        </w:rPr>
      </w:pPr>
    </w:p>
    <w:p w:rsidR="005166EB" w:rsidP="005021B3" w:rsidRDefault="005166EB" w14:paraId="63F9ED14" w14:textId="77777777">
      <w:pPr>
        <w:jc w:val="center"/>
        <w:rPr>
          <w:rFonts w:ascii="Arial" w:hAnsi="Arial" w:cs="Arial"/>
          <w:b/>
          <w:bCs/>
          <w:color w:val="FF6600"/>
          <w:sz w:val="44"/>
          <w:szCs w:val="44"/>
        </w:rPr>
      </w:pPr>
    </w:p>
    <w:p w:rsidR="00BF3D98" w:rsidP="005021B3" w:rsidRDefault="00BF3D98" w14:paraId="0608F5EE" w14:textId="77777777">
      <w:pPr>
        <w:jc w:val="center"/>
        <w:rPr>
          <w:rFonts w:ascii="Arial" w:hAnsi="Arial" w:cs="Arial"/>
          <w:b/>
          <w:bCs/>
          <w:color w:val="FF6600"/>
          <w:sz w:val="44"/>
          <w:szCs w:val="44"/>
        </w:rPr>
      </w:pPr>
    </w:p>
    <w:p w:rsidR="00BF3D98" w:rsidP="005021B3" w:rsidRDefault="00BF3D98" w14:paraId="20CF60E3" w14:textId="77777777">
      <w:pPr>
        <w:jc w:val="center"/>
        <w:rPr>
          <w:rFonts w:ascii="Arial" w:hAnsi="Arial" w:cs="Arial"/>
          <w:b/>
          <w:bCs/>
          <w:color w:val="FF6600"/>
          <w:sz w:val="44"/>
          <w:szCs w:val="44"/>
        </w:rPr>
      </w:pPr>
    </w:p>
    <w:p w:rsidR="00BF3D98" w:rsidP="005021B3" w:rsidRDefault="00BF3D98" w14:paraId="4EC4AB7F" w14:textId="77777777">
      <w:pPr>
        <w:jc w:val="center"/>
        <w:rPr>
          <w:rFonts w:ascii="Arial" w:hAnsi="Arial" w:cs="Arial"/>
          <w:b/>
          <w:bCs/>
          <w:color w:val="FF6600"/>
          <w:sz w:val="44"/>
          <w:szCs w:val="44"/>
        </w:rPr>
      </w:pPr>
    </w:p>
    <w:p w:rsidR="00BF3D98" w:rsidP="005021B3" w:rsidRDefault="00BF3D98" w14:paraId="69F40877" w14:textId="77777777">
      <w:pPr>
        <w:jc w:val="center"/>
        <w:rPr>
          <w:rFonts w:ascii="Arial" w:hAnsi="Arial" w:cs="Arial"/>
          <w:b/>
          <w:bCs/>
          <w:color w:val="FF6600"/>
          <w:sz w:val="44"/>
          <w:szCs w:val="44"/>
        </w:rPr>
      </w:pPr>
    </w:p>
    <w:p w:rsidRPr="00A47326" w:rsidR="00BF3D98" w:rsidP="005021B3" w:rsidRDefault="00BF3D98" w14:paraId="51F5BB8F" w14:textId="77777777">
      <w:pPr>
        <w:jc w:val="center"/>
        <w:rPr>
          <w:rFonts w:ascii="Arial" w:hAnsi="Arial" w:cs="Arial"/>
          <w:b/>
          <w:bCs/>
          <w:color w:val="FF6600"/>
          <w:sz w:val="10"/>
          <w:szCs w:val="10"/>
        </w:rPr>
      </w:pPr>
    </w:p>
    <w:p w:rsidR="003C68AA" w:rsidP="005021B3" w:rsidRDefault="003C68AA" w14:paraId="68CEDCE2" w14:textId="77777777">
      <w:pPr>
        <w:jc w:val="center"/>
        <w:rPr>
          <w:rFonts w:ascii="Arial" w:hAnsi="Arial" w:cs="Arial"/>
          <w:b/>
          <w:bCs/>
          <w:color w:val="FF6600"/>
          <w:sz w:val="44"/>
          <w:szCs w:val="44"/>
        </w:rPr>
      </w:pPr>
    </w:p>
    <w:p w:rsidR="0042532E" w:rsidP="005021B3" w:rsidRDefault="0042532E" w14:paraId="531FF1A9" w14:textId="77777777">
      <w:pPr>
        <w:jc w:val="center"/>
        <w:rPr>
          <w:rFonts w:ascii="Arial" w:hAnsi="Arial" w:cs="Arial"/>
          <w:b/>
          <w:bCs/>
          <w:color w:val="FF6600"/>
          <w:sz w:val="44"/>
          <w:szCs w:val="44"/>
        </w:rPr>
      </w:pPr>
    </w:p>
    <w:p w:rsidR="00BF3D98" w:rsidP="005021B3" w:rsidRDefault="00C0428E" w14:paraId="7729EA4C" w14:textId="17848CF3">
      <w:pPr>
        <w:jc w:val="center"/>
        <w:rPr>
          <w:rFonts w:ascii="Arial" w:hAnsi="Arial" w:cs="Arial"/>
          <w:b/>
          <w:bCs/>
          <w:color w:val="FF6600"/>
          <w:sz w:val="44"/>
          <w:szCs w:val="44"/>
        </w:rPr>
      </w:pPr>
      <w:r w:rsidRPr="00C0428E">
        <w:rPr>
          <w:rFonts w:ascii="Arial" w:hAnsi="Arial" w:cs="Arial"/>
          <w:b/>
          <w:bCs/>
          <w:color w:val="FF6600"/>
          <w:sz w:val="44"/>
          <w:szCs w:val="44"/>
        </w:rPr>
        <w:t>REFLEX ACTION SHEET</w:t>
      </w:r>
    </w:p>
    <w:p w:rsidR="00C0428E" w:rsidP="005021B3" w:rsidRDefault="00A47326" w14:paraId="1E0E5DCC" w14:textId="77777777">
      <w:pPr>
        <w:jc w:val="center"/>
        <w:rPr>
          <w:rFonts w:ascii="Arial" w:hAnsi="Arial" w:cs="Arial"/>
          <w:b/>
          <w:bCs/>
          <w:color w:val="FF6600"/>
          <w:sz w:val="44"/>
          <w:szCs w:val="44"/>
        </w:rPr>
      </w:pPr>
      <w:r>
        <w:rPr>
          <w:rFonts w:ascii="Arial" w:hAnsi="Arial" w:cs="Arial"/>
          <w:b/>
          <w:bCs/>
          <w:color w:val="FF6600"/>
          <w:sz w:val="44"/>
          <w:szCs w:val="44"/>
        </w:rPr>
        <w:t xml:space="preserve">JET </w:t>
      </w:r>
      <w:proofErr w:type="gramStart"/>
      <w:r>
        <w:rPr>
          <w:rFonts w:ascii="Arial" w:hAnsi="Arial" w:cs="Arial"/>
          <w:b/>
          <w:bCs/>
          <w:color w:val="FF6600"/>
          <w:sz w:val="44"/>
          <w:szCs w:val="44"/>
        </w:rPr>
        <w:t>15 ton</w:t>
      </w:r>
      <w:proofErr w:type="gramEnd"/>
      <w:r>
        <w:rPr>
          <w:rFonts w:ascii="Arial" w:hAnsi="Arial" w:cs="Arial"/>
          <w:b/>
          <w:bCs/>
          <w:color w:val="FF6600"/>
          <w:sz w:val="44"/>
          <w:szCs w:val="44"/>
        </w:rPr>
        <w:t xml:space="preserve"> Hydraulic Press</w:t>
      </w:r>
    </w:p>
    <w:p w:rsidR="00C0428E" w:rsidP="005021B3" w:rsidRDefault="00921805" w14:paraId="28311C13" w14:textId="681F7ECE">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0B57E8F9" wp14:editId="36FE9835">
            <wp:extent cx="5705475" cy="4286250"/>
            <wp:effectExtent l="0" t="0" r="0" b="0"/>
            <wp:docPr id="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05475" cy="4286250"/>
                    </a:xfrm>
                    <a:prstGeom prst="rect">
                      <a:avLst/>
                    </a:prstGeom>
                    <a:noFill/>
                    <a:ln>
                      <a:noFill/>
                    </a:ln>
                  </pic:spPr>
                </pic:pic>
              </a:graphicData>
            </a:graphic>
          </wp:inline>
        </w:drawing>
      </w:r>
    </w:p>
    <w:p w:rsidR="00C0428E" w:rsidP="005021B3" w:rsidRDefault="00921805" w14:paraId="7F0ECAE2" w14:textId="457E03F1">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67" behindDoc="0" locked="0" layoutInCell="1" allowOverlap="1" wp14:anchorId="00C479DE" wp14:editId="378A08BD">
                <wp:simplePos x="0" y="0"/>
                <wp:positionH relativeFrom="column">
                  <wp:posOffset>-85725</wp:posOffset>
                </wp:positionH>
                <wp:positionV relativeFrom="paragraph">
                  <wp:posOffset>247015</wp:posOffset>
                </wp:positionV>
                <wp:extent cx="5837555" cy="2869565"/>
                <wp:effectExtent l="19050" t="18415" r="20320" b="17145"/>
                <wp:wrapNone/>
                <wp:docPr id="1705454811" name="Text Box 2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7555" cy="286956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2FFBCFEE" w14:textId="77777777"/>
                          <w:p w:rsidR="00C16350" w:rsidRDefault="00C16350" w14:paraId="6A64A2B1" w14:textId="77777777">
                            <w:pPr>
                              <w:rPr>
                                <w:b/>
                                <w:color w:val="FF0000"/>
                                <w:sz w:val="28"/>
                                <w:szCs w:val="28"/>
                              </w:rPr>
                            </w:pPr>
                            <w:r>
                              <w:rPr>
                                <w:b/>
                                <w:color w:val="FF0000"/>
                                <w:sz w:val="28"/>
                                <w:szCs w:val="28"/>
                              </w:rPr>
                              <w:t xml:space="preserve">Action A – PPE = Safety glasses &amp; gloves </w:t>
                            </w:r>
                          </w:p>
                          <w:p w:rsidR="00C16350" w:rsidRDefault="00C16350" w14:paraId="31C25A36" w14:textId="77777777">
                            <w:pPr>
                              <w:rPr>
                                <w:b/>
                                <w:color w:val="FF0000"/>
                                <w:sz w:val="28"/>
                                <w:szCs w:val="28"/>
                              </w:rPr>
                            </w:pPr>
                          </w:p>
                          <w:p w:rsidRPr="004D78F7" w:rsidR="00C16350" w:rsidRDefault="00C16350" w14:paraId="080B9167" w14:textId="77777777">
                            <w:pPr>
                              <w:rPr>
                                <w:b/>
                                <w:color w:val="FF0000"/>
                                <w:sz w:val="28"/>
                                <w:szCs w:val="28"/>
                              </w:rPr>
                            </w:pPr>
                            <w:r>
                              <w:rPr>
                                <w:b/>
                                <w:color w:val="FF0000"/>
                                <w:sz w:val="28"/>
                                <w:szCs w:val="28"/>
                              </w:rPr>
                              <w:t xml:space="preserve">Action B – </w:t>
                            </w:r>
                            <w:r w:rsidRPr="00F87816">
                              <w:rPr>
                                <w:b/>
                                <w:color w:val="FF0000"/>
                                <w:sz w:val="28"/>
                                <w:szCs w:val="28"/>
                                <w:u w:val="single"/>
                              </w:rPr>
                              <w:t>Certification is required</w:t>
                            </w:r>
                            <w:r>
                              <w:rPr>
                                <w:b/>
                                <w:color w:val="FF0000"/>
                                <w:sz w:val="28"/>
                                <w:szCs w:val="28"/>
                                <w:u w:val="single"/>
                              </w:rPr>
                              <w:t xml:space="preserve"> </w:t>
                            </w:r>
                            <w:r>
                              <w:rPr>
                                <w:b/>
                                <w:color w:val="FF0000"/>
                                <w:sz w:val="28"/>
                                <w:szCs w:val="28"/>
                              </w:rPr>
                              <w:t>to operate this press</w:t>
                            </w:r>
                          </w:p>
                          <w:p w:rsidR="00C16350" w:rsidRDefault="00C16350" w14:paraId="3ED5D058" w14:textId="77777777">
                            <w:pPr>
                              <w:rPr>
                                <w:b/>
                                <w:color w:val="FF0000"/>
                                <w:sz w:val="28"/>
                                <w:szCs w:val="28"/>
                              </w:rPr>
                            </w:pPr>
                          </w:p>
                          <w:p w:rsidR="00C16350" w:rsidRDefault="00C16350" w14:paraId="2BA69517" w14:textId="77777777">
                            <w:pPr>
                              <w:rPr>
                                <w:b/>
                                <w:color w:val="FF0000"/>
                                <w:sz w:val="28"/>
                                <w:szCs w:val="28"/>
                              </w:rPr>
                            </w:pPr>
                            <w:r>
                              <w:rPr>
                                <w:b/>
                                <w:color w:val="FF0000"/>
                                <w:sz w:val="28"/>
                                <w:szCs w:val="28"/>
                              </w:rPr>
                              <w:t>Action C – Make sure pressure is set correctly</w:t>
                            </w:r>
                          </w:p>
                          <w:p w:rsidR="00C16350" w:rsidRDefault="00C16350" w14:paraId="30B25405" w14:textId="77777777">
                            <w:pPr>
                              <w:rPr>
                                <w:b/>
                                <w:color w:val="FF0000"/>
                                <w:sz w:val="28"/>
                                <w:szCs w:val="28"/>
                              </w:rPr>
                            </w:pPr>
                          </w:p>
                          <w:p w:rsidR="00C16350" w:rsidRDefault="00C16350" w14:paraId="444E144A" w14:textId="77777777">
                            <w:pPr>
                              <w:rPr>
                                <w:b/>
                                <w:color w:val="FF0000"/>
                                <w:sz w:val="28"/>
                                <w:szCs w:val="28"/>
                              </w:rPr>
                            </w:pPr>
                            <w:r>
                              <w:rPr>
                                <w:b/>
                                <w:color w:val="FF0000"/>
                                <w:sz w:val="28"/>
                                <w:szCs w:val="28"/>
                              </w:rPr>
                              <w:t>Action D – Make sure work is secured so it won’t slip out &amp; hurt someone</w:t>
                            </w:r>
                          </w:p>
                          <w:p w:rsidR="00C16350" w:rsidRDefault="00C16350" w14:paraId="026D37DF" w14:textId="77777777">
                            <w:pPr>
                              <w:rPr>
                                <w:b/>
                                <w:color w:val="FF0000"/>
                                <w:sz w:val="28"/>
                                <w:szCs w:val="28"/>
                              </w:rPr>
                            </w:pPr>
                          </w:p>
                          <w:p w:rsidR="00C16350" w:rsidRDefault="00C16350" w14:paraId="33052973" w14:textId="77777777">
                            <w:pPr>
                              <w:rPr>
                                <w:b/>
                                <w:color w:val="FF0000"/>
                                <w:sz w:val="28"/>
                                <w:szCs w:val="28"/>
                              </w:rPr>
                            </w:pPr>
                            <w:r>
                              <w:rPr>
                                <w:b/>
                                <w:color w:val="FF0000"/>
                                <w:sz w:val="28"/>
                                <w:szCs w:val="28"/>
                              </w:rPr>
                              <w:t>Action E – Make sure others close by know you are about to operate the press</w:t>
                            </w:r>
                          </w:p>
                          <w:p w:rsidR="00C16350" w:rsidRDefault="00C16350" w14:paraId="6813E689" w14:textId="77777777">
                            <w:pPr>
                              <w:rPr>
                                <w:b/>
                                <w:color w:val="FF0000"/>
                                <w:sz w:val="28"/>
                                <w:szCs w:val="28"/>
                              </w:rPr>
                            </w:pPr>
                          </w:p>
                          <w:p w:rsidRPr="00A47326" w:rsidR="00C16350" w:rsidRDefault="00C16350" w14:paraId="5E800ABB" w14:textId="77777777">
                            <w:pPr>
                              <w:rPr>
                                <w:b/>
                                <w:color w:val="FF0000"/>
                                <w:sz w:val="28"/>
                                <w:szCs w:val="28"/>
                              </w:rPr>
                            </w:pPr>
                            <w:r>
                              <w:rPr>
                                <w:b/>
                                <w:color w:val="FF0000"/>
                                <w:sz w:val="28"/>
                                <w:szCs w:val="28"/>
                              </w:rPr>
                              <w:t>Action F – Make sure hands are clear when beginning to apply pressure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6D1CF10">
              <v:shape id="Text Box 2125" style="position:absolute;left:0;text-align:left;margin-left:-6.75pt;margin-top:19.45pt;width:459.65pt;height:225.9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1"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" w14:anchorId="00C479DE">
                <v:textbox>
                  <w:txbxContent>
                    <w:p w:rsidR="00C16350" w:rsidRDefault="00C16350" w14:paraId="5B08B5D1" w14:textId="77777777"/>
                    <w:p w:rsidR="00C16350" w:rsidRDefault="00C16350" w14:paraId="73A29404" w14:textId="77777777">
                      <w:pPr>
                        <w:rPr>
                          <w:b/>
                          <w:color w:val="FF0000"/>
                          <w:sz w:val="28"/>
                          <w:szCs w:val="28"/>
                        </w:rPr>
                      </w:pPr>
                      <w:r>
                        <w:rPr>
                          <w:b/>
                          <w:color w:val="FF0000"/>
                          <w:sz w:val="28"/>
                          <w:szCs w:val="28"/>
                        </w:rPr>
                        <w:t xml:space="preserve">Action A – PPE = Safety glasses &amp; gloves </w:t>
                      </w:r>
                    </w:p>
                    <w:p w:rsidR="00C16350" w:rsidRDefault="00C16350" w14:paraId="16DEB4AB" w14:textId="77777777">
                      <w:pPr>
                        <w:rPr>
                          <w:b/>
                          <w:color w:val="FF0000"/>
                          <w:sz w:val="28"/>
                          <w:szCs w:val="28"/>
                        </w:rPr>
                      </w:pPr>
                    </w:p>
                    <w:p w:rsidRPr="004D78F7" w:rsidR="00C16350" w:rsidRDefault="00C16350" w14:paraId="6BB19D80" w14:textId="77777777">
                      <w:pPr>
                        <w:rPr>
                          <w:b/>
                          <w:color w:val="FF0000"/>
                          <w:sz w:val="28"/>
                          <w:szCs w:val="28"/>
                        </w:rPr>
                      </w:pPr>
                      <w:r>
                        <w:rPr>
                          <w:b/>
                          <w:color w:val="FF0000"/>
                          <w:sz w:val="28"/>
                          <w:szCs w:val="28"/>
                        </w:rPr>
                        <w:t xml:space="preserve">Action B – </w:t>
                      </w:r>
                      <w:r w:rsidRPr="00F87816">
                        <w:rPr>
                          <w:b/>
                          <w:color w:val="FF0000"/>
                          <w:sz w:val="28"/>
                          <w:szCs w:val="28"/>
                          <w:u w:val="single"/>
                        </w:rPr>
                        <w:t>Certification is required</w:t>
                      </w:r>
                      <w:r>
                        <w:rPr>
                          <w:b/>
                          <w:color w:val="FF0000"/>
                          <w:sz w:val="28"/>
                          <w:szCs w:val="28"/>
                          <w:u w:val="single"/>
                        </w:rPr>
                        <w:t xml:space="preserve"> </w:t>
                      </w:r>
                      <w:r>
                        <w:rPr>
                          <w:b/>
                          <w:color w:val="FF0000"/>
                          <w:sz w:val="28"/>
                          <w:szCs w:val="28"/>
                        </w:rPr>
                        <w:t>to operate this press</w:t>
                      </w:r>
                    </w:p>
                    <w:p w:rsidR="00C16350" w:rsidRDefault="00C16350" w14:paraId="0AD9C6F4" w14:textId="77777777">
                      <w:pPr>
                        <w:rPr>
                          <w:b/>
                          <w:color w:val="FF0000"/>
                          <w:sz w:val="28"/>
                          <w:szCs w:val="28"/>
                        </w:rPr>
                      </w:pPr>
                    </w:p>
                    <w:p w:rsidR="00C16350" w:rsidRDefault="00C16350" w14:paraId="3A61E5FE" w14:textId="77777777">
                      <w:pPr>
                        <w:rPr>
                          <w:b/>
                          <w:color w:val="FF0000"/>
                          <w:sz w:val="28"/>
                          <w:szCs w:val="28"/>
                        </w:rPr>
                      </w:pPr>
                      <w:r>
                        <w:rPr>
                          <w:b/>
                          <w:color w:val="FF0000"/>
                          <w:sz w:val="28"/>
                          <w:szCs w:val="28"/>
                        </w:rPr>
                        <w:t>Action C – Make sure pressure is set correctly</w:t>
                      </w:r>
                    </w:p>
                    <w:p w:rsidR="00C16350" w:rsidRDefault="00C16350" w14:paraId="4B1F511A" w14:textId="77777777">
                      <w:pPr>
                        <w:rPr>
                          <w:b/>
                          <w:color w:val="FF0000"/>
                          <w:sz w:val="28"/>
                          <w:szCs w:val="28"/>
                        </w:rPr>
                      </w:pPr>
                    </w:p>
                    <w:p w:rsidR="00C16350" w:rsidRDefault="00C16350" w14:paraId="79B16BC6" w14:textId="77777777">
                      <w:pPr>
                        <w:rPr>
                          <w:b/>
                          <w:color w:val="FF0000"/>
                          <w:sz w:val="28"/>
                          <w:szCs w:val="28"/>
                        </w:rPr>
                      </w:pPr>
                      <w:r>
                        <w:rPr>
                          <w:b/>
                          <w:color w:val="FF0000"/>
                          <w:sz w:val="28"/>
                          <w:szCs w:val="28"/>
                        </w:rPr>
                        <w:t>Action D – Make sure work is secured so it won’t slip out &amp; hurt someone</w:t>
                      </w:r>
                    </w:p>
                    <w:p w:rsidR="00C16350" w:rsidRDefault="00C16350" w14:paraId="65F9C3DC" w14:textId="77777777">
                      <w:pPr>
                        <w:rPr>
                          <w:b/>
                          <w:color w:val="FF0000"/>
                          <w:sz w:val="28"/>
                          <w:szCs w:val="28"/>
                        </w:rPr>
                      </w:pPr>
                    </w:p>
                    <w:p w:rsidR="00C16350" w:rsidRDefault="00C16350" w14:paraId="2C552A70" w14:textId="77777777">
                      <w:pPr>
                        <w:rPr>
                          <w:b/>
                          <w:color w:val="FF0000"/>
                          <w:sz w:val="28"/>
                          <w:szCs w:val="28"/>
                        </w:rPr>
                      </w:pPr>
                      <w:r>
                        <w:rPr>
                          <w:b/>
                          <w:color w:val="FF0000"/>
                          <w:sz w:val="28"/>
                          <w:szCs w:val="28"/>
                        </w:rPr>
                        <w:t>Action E – Make sure others close by know you are about to operate the press</w:t>
                      </w:r>
                    </w:p>
                    <w:p w:rsidR="00C16350" w:rsidRDefault="00C16350" w14:paraId="5023141B" w14:textId="77777777">
                      <w:pPr>
                        <w:rPr>
                          <w:b/>
                          <w:color w:val="FF0000"/>
                          <w:sz w:val="28"/>
                          <w:szCs w:val="28"/>
                        </w:rPr>
                      </w:pPr>
                    </w:p>
                    <w:p w:rsidRPr="00A47326" w:rsidR="00C16350" w:rsidRDefault="00C16350" w14:paraId="6139A683" w14:textId="77777777">
                      <w:pPr>
                        <w:rPr>
                          <w:b/>
                          <w:color w:val="FF0000"/>
                          <w:sz w:val="28"/>
                          <w:szCs w:val="28"/>
                        </w:rPr>
                      </w:pPr>
                      <w:r>
                        <w:rPr>
                          <w:b/>
                          <w:color w:val="FF0000"/>
                          <w:sz w:val="28"/>
                          <w:szCs w:val="28"/>
                        </w:rPr>
                        <w:t>Action F – Make sure hands are clear when beginning to apply pressure</w:t>
                      </w:r>
                    </w:p>
                  </w:txbxContent>
                </v:textbox>
              </v:shape>
            </w:pict>
          </mc:Fallback>
        </mc:AlternateContent>
      </w:r>
    </w:p>
    <w:p w:rsidR="00BF3D98" w:rsidP="005021B3" w:rsidRDefault="00BF3D98" w14:paraId="758A32F7" w14:textId="77777777">
      <w:pPr>
        <w:jc w:val="center"/>
        <w:rPr>
          <w:rFonts w:ascii="Arial" w:hAnsi="Arial" w:cs="Arial"/>
          <w:b/>
          <w:bCs/>
          <w:color w:val="FF6600"/>
          <w:sz w:val="44"/>
          <w:szCs w:val="44"/>
        </w:rPr>
      </w:pPr>
    </w:p>
    <w:p w:rsidR="00BF3D98" w:rsidP="005021B3" w:rsidRDefault="00BF3D98" w14:paraId="51D2191A" w14:textId="77777777">
      <w:pPr>
        <w:jc w:val="center"/>
        <w:rPr>
          <w:rFonts w:ascii="Arial" w:hAnsi="Arial" w:cs="Arial"/>
          <w:b/>
          <w:bCs/>
          <w:color w:val="FF6600"/>
          <w:sz w:val="44"/>
          <w:szCs w:val="44"/>
        </w:rPr>
      </w:pPr>
    </w:p>
    <w:p w:rsidR="00BF3D98" w:rsidP="005021B3" w:rsidRDefault="00BF3D98" w14:paraId="0419DF87" w14:textId="77777777">
      <w:pPr>
        <w:jc w:val="center"/>
        <w:rPr>
          <w:rFonts w:ascii="Arial" w:hAnsi="Arial" w:cs="Arial"/>
          <w:b/>
          <w:bCs/>
          <w:color w:val="FF6600"/>
          <w:sz w:val="44"/>
          <w:szCs w:val="44"/>
        </w:rPr>
      </w:pPr>
    </w:p>
    <w:p w:rsidR="00BF3D98" w:rsidP="005021B3" w:rsidRDefault="00BF3D98" w14:paraId="6FA0F2CA" w14:textId="77777777">
      <w:pPr>
        <w:jc w:val="center"/>
        <w:rPr>
          <w:rFonts w:ascii="Arial" w:hAnsi="Arial" w:cs="Arial"/>
          <w:b/>
          <w:bCs/>
          <w:color w:val="FF6600"/>
          <w:sz w:val="44"/>
          <w:szCs w:val="44"/>
        </w:rPr>
      </w:pPr>
    </w:p>
    <w:p w:rsidR="00BF3D98" w:rsidP="005021B3" w:rsidRDefault="00BF3D98" w14:paraId="0C8F2ACB" w14:textId="77777777">
      <w:pPr>
        <w:jc w:val="center"/>
        <w:rPr>
          <w:rFonts w:ascii="Arial" w:hAnsi="Arial" w:cs="Arial"/>
          <w:b/>
          <w:bCs/>
          <w:color w:val="FF6600"/>
          <w:sz w:val="44"/>
          <w:szCs w:val="44"/>
        </w:rPr>
      </w:pPr>
    </w:p>
    <w:p w:rsidR="00BF3D98" w:rsidP="005021B3" w:rsidRDefault="00BF3D98" w14:paraId="6B696783" w14:textId="77777777">
      <w:pPr>
        <w:jc w:val="center"/>
        <w:rPr>
          <w:rFonts w:ascii="Arial" w:hAnsi="Arial" w:cs="Arial"/>
          <w:b/>
          <w:bCs/>
          <w:color w:val="FF6600"/>
          <w:sz w:val="44"/>
          <w:szCs w:val="44"/>
        </w:rPr>
      </w:pPr>
    </w:p>
    <w:p w:rsidR="00BF3D98" w:rsidP="005021B3" w:rsidRDefault="00BF3D98" w14:paraId="45B50E84" w14:textId="77777777">
      <w:pPr>
        <w:jc w:val="center"/>
        <w:rPr>
          <w:rFonts w:ascii="Arial" w:hAnsi="Arial" w:cs="Arial"/>
          <w:b/>
          <w:bCs/>
          <w:color w:val="FF6600"/>
          <w:sz w:val="44"/>
          <w:szCs w:val="44"/>
        </w:rPr>
      </w:pPr>
    </w:p>
    <w:p w:rsidR="00BF3D98" w:rsidP="005021B3" w:rsidRDefault="00BF3D98" w14:paraId="4DFAB698" w14:textId="77777777">
      <w:pPr>
        <w:jc w:val="center"/>
        <w:rPr>
          <w:rFonts w:ascii="Arial" w:hAnsi="Arial" w:cs="Arial"/>
          <w:b/>
          <w:bCs/>
          <w:color w:val="FF6600"/>
          <w:sz w:val="44"/>
          <w:szCs w:val="44"/>
        </w:rPr>
      </w:pPr>
    </w:p>
    <w:p w:rsidR="00BF3D98" w:rsidP="003C68AA" w:rsidRDefault="008E0228" w14:paraId="292BD3F6" w14:textId="77777777">
      <w:pPr>
        <w:jc w:val="center"/>
        <w:rPr>
          <w:rFonts w:ascii="Arial" w:hAnsi="Arial" w:cs="Arial"/>
          <w:b/>
          <w:bCs/>
          <w:color w:val="FF6600"/>
          <w:sz w:val="44"/>
          <w:szCs w:val="44"/>
        </w:rPr>
      </w:pPr>
      <w:r w:rsidRPr="008E0228">
        <w:rPr>
          <w:rFonts w:ascii="Arial" w:hAnsi="Arial" w:cs="Arial"/>
          <w:b/>
          <w:bCs/>
          <w:color w:val="FF6600"/>
          <w:sz w:val="44"/>
          <w:szCs w:val="44"/>
        </w:rPr>
        <w:t>REFLEX ACTION SHEET</w:t>
      </w:r>
    </w:p>
    <w:p w:rsidR="00BF3D98" w:rsidP="005021B3" w:rsidRDefault="00A47326" w14:paraId="116F3DD7" w14:textId="77777777">
      <w:pPr>
        <w:jc w:val="center"/>
        <w:rPr>
          <w:rFonts w:ascii="Arial" w:hAnsi="Arial" w:cs="Arial"/>
          <w:b/>
          <w:bCs/>
          <w:color w:val="FF6600"/>
          <w:sz w:val="44"/>
          <w:szCs w:val="44"/>
        </w:rPr>
      </w:pPr>
      <w:r>
        <w:rPr>
          <w:rFonts w:ascii="Arial" w:hAnsi="Arial" w:cs="Arial"/>
          <w:b/>
          <w:bCs/>
          <w:color w:val="FF6600"/>
          <w:sz w:val="44"/>
          <w:szCs w:val="44"/>
        </w:rPr>
        <w:t>DAKE Arbor Press</w:t>
      </w:r>
    </w:p>
    <w:p w:rsidR="00BF3D98" w:rsidP="005021B3" w:rsidRDefault="00921805" w14:paraId="73A420CB" w14:textId="5C4EE471">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46914DE1" wp14:editId="68C70B04">
            <wp:extent cx="2647950" cy="3762375"/>
            <wp:effectExtent l="0" t="0" r="0" b="0"/>
            <wp:docPr id="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47950" cy="3762375"/>
                    </a:xfrm>
                    <a:prstGeom prst="rect">
                      <a:avLst/>
                    </a:prstGeom>
                    <a:noFill/>
                    <a:ln>
                      <a:noFill/>
                    </a:ln>
                  </pic:spPr>
                </pic:pic>
              </a:graphicData>
            </a:graphic>
          </wp:inline>
        </w:drawing>
      </w:r>
    </w:p>
    <w:p w:rsidR="00BF3D98" w:rsidP="005021B3" w:rsidRDefault="00921805" w14:paraId="7A8AF4B8" w14:textId="69436951">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68" behindDoc="0" locked="0" layoutInCell="1" allowOverlap="1" wp14:anchorId="0C83EC01" wp14:editId="4A20D976">
                <wp:simplePos x="0" y="0"/>
                <wp:positionH relativeFrom="column">
                  <wp:posOffset>66675</wp:posOffset>
                </wp:positionH>
                <wp:positionV relativeFrom="paragraph">
                  <wp:posOffset>221615</wp:posOffset>
                </wp:positionV>
                <wp:extent cx="5610225" cy="3790950"/>
                <wp:effectExtent l="0" t="2540" r="0" b="0"/>
                <wp:wrapNone/>
                <wp:docPr id="1491295763" name="Text Box 2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3790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37303" w:rsidR="00C16350" w:rsidRDefault="00C16350" w14:paraId="3D2396C7" w14:textId="77777777">
                            <w:pPr>
                              <w:rPr>
                                <w:b/>
                                <w:color w:val="FF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F068324">
              <v:shape id="Text Box 2126" style="position:absolute;left:0;text-align:left;margin-left:5.25pt;margin-top:17.45pt;width:441.75pt;height:298.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" w14:anchorId="0C83EC01">
                <v:textbox>
                  <w:txbxContent>
                    <w:p w:rsidRPr="00137303" w:rsidR="00C16350" w:rsidRDefault="00C16350" w14:paraId="1F3B1409" w14:textId="77777777">
                      <w:pPr>
                        <w:rPr>
                          <w:b/>
                          <w:color w:val="FF0000"/>
                          <w:sz w:val="28"/>
                          <w:szCs w:val="28"/>
                        </w:rPr>
                      </w:pPr>
                    </w:p>
                  </w:txbxContent>
                </v:textbox>
              </v:shape>
            </w:pict>
          </mc:Fallback>
        </mc:AlternateContent>
      </w:r>
    </w:p>
    <w:p w:rsidR="00BF3D98" w:rsidP="005021B3" w:rsidRDefault="00921805" w14:paraId="3FDB231E" w14:textId="3A273479">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69" behindDoc="0" locked="0" layoutInCell="1" allowOverlap="1" wp14:anchorId="3C01983D" wp14:editId="4AE479F3">
                <wp:simplePos x="0" y="0"/>
                <wp:positionH relativeFrom="column">
                  <wp:posOffset>333375</wp:posOffset>
                </wp:positionH>
                <wp:positionV relativeFrom="paragraph">
                  <wp:posOffset>33655</wp:posOffset>
                </wp:positionV>
                <wp:extent cx="5276850" cy="2790825"/>
                <wp:effectExtent l="19050" t="14605" r="19050" b="23495"/>
                <wp:wrapNone/>
                <wp:docPr id="892948476" name="Text Box 2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0" cy="279082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01221C82" w14:textId="77777777"/>
                          <w:p w:rsidR="00C16350" w:rsidRDefault="00C16350" w14:paraId="14AC5E74" w14:textId="77777777">
                            <w:pPr>
                              <w:rPr>
                                <w:b/>
                                <w:color w:val="FF0000"/>
                                <w:sz w:val="28"/>
                                <w:szCs w:val="28"/>
                              </w:rPr>
                            </w:pPr>
                          </w:p>
                          <w:p w:rsidR="00C16350" w:rsidRDefault="00C16350" w14:paraId="33B03699" w14:textId="77777777">
                            <w:pPr>
                              <w:rPr>
                                <w:b/>
                                <w:color w:val="FF0000"/>
                                <w:sz w:val="28"/>
                                <w:szCs w:val="28"/>
                              </w:rPr>
                            </w:pPr>
                            <w:r>
                              <w:rPr>
                                <w:b/>
                                <w:color w:val="FF0000"/>
                                <w:sz w:val="28"/>
                                <w:szCs w:val="28"/>
                              </w:rPr>
                              <w:t>Action A – PPE = Safety glasses &amp; gloves</w:t>
                            </w:r>
                          </w:p>
                          <w:p w:rsidR="00C16350" w:rsidRDefault="00C16350" w14:paraId="0A2B623D" w14:textId="77777777">
                            <w:pPr>
                              <w:rPr>
                                <w:b/>
                                <w:color w:val="FF0000"/>
                                <w:sz w:val="28"/>
                                <w:szCs w:val="28"/>
                              </w:rPr>
                            </w:pPr>
                          </w:p>
                          <w:p w:rsidR="00C16350" w:rsidRDefault="00C16350" w14:paraId="3D648767" w14:textId="77777777">
                            <w:pPr>
                              <w:rPr>
                                <w:b/>
                                <w:color w:val="FF0000"/>
                                <w:sz w:val="28"/>
                                <w:szCs w:val="28"/>
                              </w:rPr>
                            </w:pPr>
                            <w:r>
                              <w:rPr>
                                <w:b/>
                                <w:color w:val="FF0000"/>
                                <w:sz w:val="28"/>
                                <w:szCs w:val="28"/>
                              </w:rPr>
                              <w:t>Action B – Make sure work is properly secured</w:t>
                            </w:r>
                          </w:p>
                          <w:p w:rsidR="00C16350" w:rsidRDefault="00C16350" w14:paraId="54AB5651" w14:textId="77777777">
                            <w:pPr>
                              <w:rPr>
                                <w:b/>
                                <w:color w:val="FF0000"/>
                                <w:sz w:val="28"/>
                                <w:szCs w:val="28"/>
                              </w:rPr>
                            </w:pPr>
                          </w:p>
                          <w:p w:rsidR="00C16350" w:rsidRDefault="00C16350" w14:paraId="4C1B4621" w14:textId="77777777">
                            <w:pPr>
                              <w:rPr>
                                <w:b/>
                                <w:color w:val="FF0000"/>
                                <w:sz w:val="28"/>
                                <w:szCs w:val="28"/>
                              </w:rPr>
                            </w:pPr>
                            <w:r>
                              <w:rPr>
                                <w:b/>
                                <w:color w:val="FF0000"/>
                                <w:sz w:val="28"/>
                                <w:szCs w:val="28"/>
                              </w:rPr>
                              <w:t xml:space="preserve">Action C – Use caution when operating pull handle so that it doesn’t fall &amp; </w:t>
                            </w:r>
                            <w:proofErr w:type="gramStart"/>
                            <w:r>
                              <w:rPr>
                                <w:b/>
                                <w:color w:val="FF0000"/>
                                <w:sz w:val="28"/>
                                <w:szCs w:val="28"/>
                              </w:rPr>
                              <w:t>make contact with</w:t>
                            </w:r>
                            <w:proofErr w:type="gramEnd"/>
                            <w:r>
                              <w:rPr>
                                <w:b/>
                                <w:color w:val="FF0000"/>
                                <w:sz w:val="28"/>
                                <w:szCs w:val="28"/>
                              </w:rPr>
                              <w:t xml:space="preserve"> operator or others</w:t>
                            </w:r>
                          </w:p>
                          <w:p w:rsidR="00C16350" w:rsidRDefault="00C16350" w14:paraId="4D5E3E9F" w14:textId="77777777">
                            <w:pPr>
                              <w:rPr>
                                <w:b/>
                                <w:color w:val="FF0000"/>
                                <w:sz w:val="28"/>
                                <w:szCs w:val="28"/>
                              </w:rPr>
                            </w:pPr>
                          </w:p>
                          <w:p w:rsidRPr="00137303" w:rsidR="00C16350" w:rsidRDefault="00C16350" w14:paraId="33954369" w14:textId="77777777">
                            <w:pPr>
                              <w:rPr>
                                <w:b/>
                                <w:color w:val="FF0000"/>
                                <w:sz w:val="28"/>
                                <w:szCs w:val="28"/>
                              </w:rPr>
                            </w:pPr>
                            <w:r>
                              <w:rPr>
                                <w:b/>
                                <w:color w:val="FF0000"/>
                                <w:sz w:val="28"/>
                                <w:szCs w:val="28"/>
                              </w:rPr>
                              <w:t>Action D – Make sure hands are clear when applying pressure with pull handle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9B46CD3">
              <v:shape id="Text Box 2127" style="position:absolute;left:0;text-align:left;margin-left:26.25pt;margin-top:2.65pt;width:415.5pt;height:219.7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3"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" w14:anchorId="3C01983D">
                <v:textbox>
                  <w:txbxContent>
                    <w:p w:rsidR="00C16350" w:rsidRDefault="00C16350" w14:paraId="562C75D1" w14:textId="77777777"/>
                    <w:p w:rsidR="00C16350" w:rsidRDefault="00C16350" w14:paraId="664355AD" w14:textId="77777777">
                      <w:pPr>
                        <w:rPr>
                          <w:b/>
                          <w:color w:val="FF0000"/>
                          <w:sz w:val="28"/>
                          <w:szCs w:val="28"/>
                        </w:rPr>
                      </w:pPr>
                    </w:p>
                    <w:p w:rsidR="00C16350" w:rsidRDefault="00C16350" w14:paraId="515934F7" w14:textId="77777777">
                      <w:pPr>
                        <w:rPr>
                          <w:b/>
                          <w:color w:val="FF0000"/>
                          <w:sz w:val="28"/>
                          <w:szCs w:val="28"/>
                        </w:rPr>
                      </w:pPr>
                      <w:r>
                        <w:rPr>
                          <w:b/>
                          <w:color w:val="FF0000"/>
                          <w:sz w:val="28"/>
                          <w:szCs w:val="28"/>
                        </w:rPr>
                        <w:t>Action A – PPE = Safety glasses &amp; gloves</w:t>
                      </w:r>
                    </w:p>
                    <w:p w:rsidR="00C16350" w:rsidRDefault="00C16350" w14:paraId="1A965116" w14:textId="77777777">
                      <w:pPr>
                        <w:rPr>
                          <w:b/>
                          <w:color w:val="FF0000"/>
                          <w:sz w:val="28"/>
                          <w:szCs w:val="28"/>
                        </w:rPr>
                      </w:pPr>
                    </w:p>
                    <w:p w:rsidR="00C16350" w:rsidRDefault="00C16350" w14:paraId="37813BF0" w14:textId="77777777">
                      <w:pPr>
                        <w:rPr>
                          <w:b/>
                          <w:color w:val="FF0000"/>
                          <w:sz w:val="28"/>
                          <w:szCs w:val="28"/>
                        </w:rPr>
                      </w:pPr>
                      <w:r>
                        <w:rPr>
                          <w:b/>
                          <w:color w:val="FF0000"/>
                          <w:sz w:val="28"/>
                          <w:szCs w:val="28"/>
                        </w:rPr>
                        <w:t>Action B – Make sure work is properly secured</w:t>
                      </w:r>
                    </w:p>
                    <w:p w:rsidR="00C16350" w:rsidRDefault="00C16350" w14:paraId="7DF4E37C" w14:textId="77777777">
                      <w:pPr>
                        <w:rPr>
                          <w:b/>
                          <w:color w:val="FF0000"/>
                          <w:sz w:val="28"/>
                          <w:szCs w:val="28"/>
                        </w:rPr>
                      </w:pPr>
                    </w:p>
                    <w:p w:rsidR="00C16350" w:rsidRDefault="00C16350" w14:paraId="1580098B" w14:textId="77777777">
                      <w:pPr>
                        <w:rPr>
                          <w:b/>
                          <w:color w:val="FF0000"/>
                          <w:sz w:val="28"/>
                          <w:szCs w:val="28"/>
                        </w:rPr>
                      </w:pPr>
                      <w:r>
                        <w:rPr>
                          <w:b/>
                          <w:color w:val="FF0000"/>
                          <w:sz w:val="28"/>
                          <w:szCs w:val="28"/>
                        </w:rPr>
                        <w:t xml:space="preserve">Action C – Use caution when operating pull handle so that it doesn’t fall &amp; </w:t>
                      </w:r>
                      <w:proofErr w:type="gramStart"/>
                      <w:r>
                        <w:rPr>
                          <w:b/>
                          <w:color w:val="FF0000"/>
                          <w:sz w:val="28"/>
                          <w:szCs w:val="28"/>
                        </w:rPr>
                        <w:t>make contact with</w:t>
                      </w:r>
                      <w:proofErr w:type="gramEnd"/>
                      <w:r>
                        <w:rPr>
                          <w:b/>
                          <w:color w:val="FF0000"/>
                          <w:sz w:val="28"/>
                          <w:szCs w:val="28"/>
                        </w:rPr>
                        <w:t xml:space="preserve"> operator or others</w:t>
                      </w:r>
                    </w:p>
                    <w:p w:rsidR="00C16350" w:rsidRDefault="00C16350" w14:paraId="44FB30F8" w14:textId="77777777">
                      <w:pPr>
                        <w:rPr>
                          <w:b/>
                          <w:color w:val="FF0000"/>
                          <w:sz w:val="28"/>
                          <w:szCs w:val="28"/>
                        </w:rPr>
                      </w:pPr>
                    </w:p>
                    <w:p w:rsidRPr="00137303" w:rsidR="00C16350" w:rsidRDefault="00C16350" w14:paraId="52DAD309" w14:textId="77777777">
                      <w:pPr>
                        <w:rPr>
                          <w:b/>
                          <w:color w:val="FF0000"/>
                          <w:sz w:val="28"/>
                          <w:szCs w:val="28"/>
                        </w:rPr>
                      </w:pPr>
                      <w:r>
                        <w:rPr>
                          <w:b/>
                          <w:color w:val="FF0000"/>
                          <w:sz w:val="28"/>
                          <w:szCs w:val="28"/>
                        </w:rPr>
                        <w:t>Action D – Make sure hands are clear when applying pressure with pull handle</w:t>
                      </w:r>
                    </w:p>
                  </w:txbxContent>
                </v:textbox>
              </v:shape>
            </w:pict>
          </mc:Fallback>
        </mc:AlternateContent>
      </w:r>
    </w:p>
    <w:p w:rsidR="00BF3D98" w:rsidP="005021B3" w:rsidRDefault="00BF3D98" w14:paraId="54DEFB82" w14:textId="77777777">
      <w:pPr>
        <w:jc w:val="center"/>
        <w:rPr>
          <w:rFonts w:ascii="Arial" w:hAnsi="Arial" w:cs="Arial"/>
          <w:b/>
          <w:bCs/>
          <w:color w:val="FF6600"/>
          <w:sz w:val="44"/>
          <w:szCs w:val="44"/>
        </w:rPr>
      </w:pPr>
    </w:p>
    <w:p w:rsidR="00BF3D98" w:rsidP="005021B3" w:rsidRDefault="00BF3D98" w14:paraId="09637A41" w14:textId="77777777">
      <w:pPr>
        <w:jc w:val="center"/>
        <w:rPr>
          <w:rFonts w:ascii="Arial" w:hAnsi="Arial" w:cs="Arial"/>
          <w:b/>
          <w:bCs/>
          <w:color w:val="FF6600"/>
          <w:sz w:val="44"/>
          <w:szCs w:val="44"/>
        </w:rPr>
      </w:pPr>
    </w:p>
    <w:p w:rsidR="00BF3D98" w:rsidP="005021B3" w:rsidRDefault="00BF3D98" w14:paraId="4855C2CA" w14:textId="77777777">
      <w:pPr>
        <w:jc w:val="center"/>
        <w:rPr>
          <w:rFonts w:ascii="Arial" w:hAnsi="Arial" w:cs="Arial"/>
          <w:b/>
          <w:bCs/>
          <w:color w:val="FF6600"/>
          <w:sz w:val="44"/>
          <w:szCs w:val="44"/>
        </w:rPr>
      </w:pPr>
    </w:p>
    <w:p w:rsidR="00BF3D98" w:rsidP="005021B3" w:rsidRDefault="00BF3D98" w14:paraId="1D1E9B8C" w14:textId="77777777">
      <w:pPr>
        <w:jc w:val="center"/>
        <w:rPr>
          <w:rFonts w:ascii="Arial" w:hAnsi="Arial" w:cs="Arial"/>
          <w:b/>
          <w:bCs/>
          <w:color w:val="FF6600"/>
          <w:sz w:val="44"/>
          <w:szCs w:val="44"/>
        </w:rPr>
      </w:pPr>
    </w:p>
    <w:p w:rsidR="00BF3D98" w:rsidP="005021B3" w:rsidRDefault="00BF3D98" w14:paraId="3A420D5F" w14:textId="77777777">
      <w:pPr>
        <w:jc w:val="center"/>
        <w:rPr>
          <w:rFonts w:ascii="Arial" w:hAnsi="Arial" w:cs="Arial"/>
          <w:b/>
          <w:bCs/>
          <w:color w:val="FF6600"/>
          <w:sz w:val="44"/>
          <w:szCs w:val="44"/>
        </w:rPr>
      </w:pPr>
    </w:p>
    <w:p w:rsidR="00BF3D98" w:rsidP="005021B3" w:rsidRDefault="00BF3D98" w14:paraId="1307C23E" w14:textId="77777777">
      <w:pPr>
        <w:jc w:val="center"/>
        <w:rPr>
          <w:rFonts w:ascii="Arial" w:hAnsi="Arial" w:cs="Arial"/>
          <w:b/>
          <w:bCs/>
          <w:color w:val="FF6600"/>
          <w:sz w:val="44"/>
          <w:szCs w:val="44"/>
        </w:rPr>
      </w:pPr>
    </w:p>
    <w:p w:rsidR="00BF3D98" w:rsidP="005021B3" w:rsidRDefault="00BF3D98" w14:paraId="2BB37800" w14:textId="77777777">
      <w:pPr>
        <w:jc w:val="center"/>
        <w:rPr>
          <w:rFonts w:ascii="Arial" w:hAnsi="Arial" w:cs="Arial"/>
          <w:b/>
          <w:bCs/>
          <w:color w:val="FF6600"/>
          <w:sz w:val="44"/>
          <w:szCs w:val="44"/>
        </w:rPr>
      </w:pPr>
    </w:p>
    <w:p w:rsidR="00BF3D98" w:rsidP="005021B3" w:rsidRDefault="00BF3D98" w14:paraId="1F0F69AD" w14:textId="77777777">
      <w:pPr>
        <w:jc w:val="center"/>
        <w:rPr>
          <w:rFonts w:ascii="Arial" w:hAnsi="Arial" w:cs="Arial"/>
          <w:b/>
          <w:bCs/>
          <w:color w:val="FF6600"/>
          <w:sz w:val="44"/>
          <w:szCs w:val="44"/>
        </w:rPr>
      </w:pPr>
    </w:p>
    <w:p w:rsidR="00BF3D98" w:rsidP="005021B3" w:rsidRDefault="00BF3D98" w14:paraId="2D55C4E0" w14:textId="77777777">
      <w:pPr>
        <w:jc w:val="center"/>
        <w:rPr>
          <w:rFonts w:ascii="Arial" w:hAnsi="Arial" w:cs="Arial"/>
          <w:b/>
          <w:bCs/>
          <w:color w:val="FF6600"/>
          <w:sz w:val="44"/>
          <w:szCs w:val="44"/>
        </w:rPr>
      </w:pPr>
    </w:p>
    <w:p w:rsidR="001D4F99" w:rsidP="003C68AA" w:rsidRDefault="001D4F99" w14:paraId="73C99C46" w14:textId="77777777">
      <w:pPr>
        <w:rPr>
          <w:rFonts w:ascii="Arial" w:hAnsi="Arial" w:cs="Arial"/>
          <w:b/>
          <w:bCs/>
          <w:color w:val="FF6600"/>
          <w:sz w:val="44"/>
          <w:szCs w:val="44"/>
        </w:rPr>
      </w:pPr>
    </w:p>
    <w:p w:rsidRPr="001D4F99" w:rsidR="001D4F99" w:rsidP="001D4F99" w:rsidRDefault="001D4F99" w14:paraId="187D2F67" w14:textId="77777777">
      <w:pPr>
        <w:jc w:val="center"/>
        <w:rPr>
          <w:rFonts w:ascii="Arial" w:hAnsi="Arial" w:cs="Arial"/>
          <w:b/>
          <w:bCs/>
          <w:color w:val="FF6600"/>
          <w:sz w:val="44"/>
          <w:szCs w:val="44"/>
        </w:rPr>
      </w:pPr>
      <w:r w:rsidRPr="001D4F99">
        <w:rPr>
          <w:rFonts w:ascii="Arial" w:hAnsi="Arial" w:cs="Arial"/>
          <w:b/>
          <w:bCs/>
          <w:color w:val="FF6600"/>
          <w:sz w:val="44"/>
          <w:szCs w:val="44"/>
        </w:rPr>
        <w:t>REFLEX ACTION SHEET</w:t>
      </w:r>
    </w:p>
    <w:p w:rsidR="001D4F99" w:rsidP="001D4F99" w:rsidRDefault="00137303" w14:paraId="15905391" w14:textId="77777777">
      <w:pPr>
        <w:jc w:val="center"/>
        <w:rPr>
          <w:rFonts w:ascii="Arial" w:hAnsi="Arial" w:cs="Arial"/>
          <w:b/>
          <w:bCs/>
          <w:color w:val="FF6600"/>
          <w:sz w:val="44"/>
          <w:szCs w:val="44"/>
        </w:rPr>
      </w:pPr>
      <w:r>
        <w:rPr>
          <w:rFonts w:ascii="Arial" w:hAnsi="Arial" w:cs="Arial"/>
          <w:b/>
          <w:bCs/>
          <w:color w:val="FF6600"/>
          <w:sz w:val="44"/>
          <w:szCs w:val="44"/>
        </w:rPr>
        <w:t>Kalamazoo Band Saw</w:t>
      </w:r>
    </w:p>
    <w:p w:rsidR="001D4F99" w:rsidP="005021B3" w:rsidRDefault="001D4F99" w14:paraId="5CE2B0A6" w14:textId="77777777">
      <w:pPr>
        <w:jc w:val="center"/>
        <w:rPr>
          <w:rFonts w:ascii="Arial" w:hAnsi="Arial" w:cs="Arial"/>
          <w:b/>
          <w:bCs/>
          <w:color w:val="FF6600"/>
          <w:sz w:val="44"/>
          <w:szCs w:val="44"/>
        </w:rPr>
      </w:pPr>
    </w:p>
    <w:p w:rsidR="001D4F99" w:rsidP="005021B3" w:rsidRDefault="00921805" w14:paraId="7F9FBB60" w14:textId="03C0402D">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7A313531" wp14:editId="68F3B72C">
            <wp:extent cx="4019550" cy="3019425"/>
            <wp:effectExtent l="0" t="0" r="0" b="0"/>
            <wp:docPr id="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019550" cy="3019425"/>
                    </a:xfrm>
                    <a:prstGeom prst="rect">
                      <a:avLst/>
                    </a:prstGeom>
                    <a:noFill/>
                    <a:ln>
                      <a:noFill/>
                    </a:ln>
                  </pic:spPr>
                </pic:pic>
              </a:graphicData>
            </a:graphic>
          </wp:inline>
        </w:drawing>
      </w:r>
    </w:p>
    <w:p w:rsidR="001D4F99" w:rsidP="005021B3" w:rsidRDefault="00921805" w14:paraId="2DE4415F" w14:textId="26C5D342">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70" behindDoc="0" locked="0" layoutInCell="1" allowOverlap="1" wp14:anchorId="243A3224" wp14:editId="13470635">
                <wp:simplePos x="0" y="0"/>
                <wp:positionH relativeFrom="column">
                  <wp:posOffset>76200</wp:posOffset>
                </wp:positionH>
                <wp:positionV relativeFrom="paragraph">
                  <wp:posOffset>290195</wp:posOffset>
                </wp:positionV>
                <wp:extent cx="5572125" cy="3228975"/>
                <wp:effectExtent l="19050" t="23495" r="19050" b="14605"/>
                <wp:wrapNone/>
                <wp:docPr id="609901705" name="Text Box 2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322897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630209B7" w14:textId="77777777"/>
                          <w:p w:rsidR="00C16350" w:rsidRDefault="00C16350" w14:paraId="603BA864" w14:textId="77777777">
                            <w:pPr>
                              <w:rPr>
                                <w:b/>
                                <w:color w:val="FF0000"/>
                                <w:sz w:val="28"/>
                                <w:szCs w:val="28"/>
                              </w:rPr>
                            </w:pPr>
                            <w:r>
                              <w:rPr>
                                <w:b/>
                                <w:color w:val="FF0000"/>
                                <w:sz w:val="28"/>
                                <w:szCs w:val="28"/>
                              </w:rPr>
                              <w:t>Action A – PPE = Safety glasses &amp; gloves</w:t>
                            </w:r>
                          </w:p>
                          <w:p w:rsidR="00C16350" w:rsidRDefault="00C16350" w14:paraId="6BB7F6AB" w14:textId="77777777">
                            <w:pPr>
                              <w:rPr>
                                <w:b/>
                                <w:color w:val="FF0000"/>
                                <w:sz w:val="28"/>
                                <w:szCs w:val="28"/>
                              </w:rPr>
                            </w:pPr>
                          </w:p>
                          <w:p w:rsidR="00C16350" w:rsidRDefault="00C16350" w14:paraId="0B7EDF02" w14:textId="77777777">
                            <w:pPr>
                              <w:rPr>
                                <w:b/>
                                <w:color w:val="FF0000"/>
                                <w:sz w:val="28"/>
                                <w:szCs w:val="28"/>
                              </w:rPr>
                            </w:pPr>
                            <w:r>
                              <w:rPr>
                                <w:b/>
                                <w:color w:val="FF0000"/>
                                <w:sz w:val="28"/>
                                <w:szCs w:val="28"/>
                              </w:rPr>
                              <w:t xml:space="preserve">Action B – </w:t>
                            </w:r>
                            <w:r w:rsidRPr="00137303">
                              <w:rPr>
                                <w:b/>
                                <w:color w:val="FF0000"/>
                                <w:sz w:val="28"/>
                                <w:szCs w:val="28"/>
                                <w:u w:val="single"/>
                              </w:rPr>
                              <w:t>Certification is required</w:t>
                            </w:r>
                            <w:r>
                              <w:rPr>
                                <w:b/>
                                <w:color w:val="FF0000"/>
                                <w:sz w:val="28"/>
                                <w:szCs w:val="28"/>
                              </w:rPr>
                              <w:t xml:space="preserve"> to operate this saw</w:t>
                            </w:r>
                          </w:p>
                          <w:p w:rsidR="00C16350" w:rsidRDefault="00C16350" w14:paraId="1D3DFDF6" w14:textId="77777777">
                            <w:pPr>
                              <w:rPr>
                                <w:b/>
                                <w:color w:val="FF0000"/>
                                <w:sz w:val="28"/>
                                <w:szCs w:val="28"/>
                              </w:rPr>
                            </w:pPr>
                          </w:p>
                          <w:p w:rsidR="00C16350" w:rsidRDefault="00C16350" w14:paraId="6E447C9D" w14:textId="77777777">
                            <w:pPr>
                              <w:rPr>
                                <w:b/>
                                <w:color w:val="FF0000"/>
                                <w:sz w:val="28"/>
                                <w:szCs w:val="28"/>
                              </w:rPr>
                            </w:pPr>
                            <w:r>
                              <w:rPr>
                                <w:b/>
                                <w:color w:val="FF0000"/>
                                <w:sz w:val="28"/>
                                <w:szCs w:val="28"/>
                              </w:rPr>
                              <w:t>Action C – Make sure the work is securely clamped</w:t>
                            </w:r>
                          </w:p>
                          <w:p w:rsidR="00C16350" w:rsidRDefault="00C16350" w14:paraId="546D805B" w14:textId="77777777">
                            <w:pPr>
                              <w:rPr>
                                <w:b/>
                                <w:color w:val="FF0000"/>
                                <w:sz w:val="28"/>
                                <w:szCs w:val="28"/>
                              </w:rPr>
                            </w:pPr>
                          </w:p>
                          <w:p w:rsidR="00C16350" w:rsidRDefault="00C16350" w14:paraId="07E1FD80" w14:textId="77777777">
                            <w:pPr>
                              <w:rPr>
                                <w:b/>
                                <w:color w:val="FF0000"/>
                                <w:sz w:val="28"/>
                                <w:szCs w:val="28"/>
                              </w:rPr>
                            </w:pPr>
                            <w:r>
                              <w:rPr>
                                <w:b/>
                                <w:color w:val="FF0000"/>
                                <w:sz w:val="28"/>
                                <w:szCs w:val="28"/>
                              </w:rPr>
                              <w:t>Action D – Make sure the blade support is properly adjusted</w:t>
                            </w:r>
                          </w:p>
                          <w:p w:rsidR="00C16350" w:rsidRDefault="00C16350" w14:paraId="03C6D432" w14:textId="77777777">
                            <w:pPr>
                              <w:rPr>
                                <w:b/>
                                <w:color w:val="FF0000"/>
                                <w:sz w:val="28"/>
                                <w:szCs w:val="28"/>
                              </w:rPr>
                            </w:pPr>
                          </w:p>
                          <w:p w:rsidR="00C16350" w:rsidRDefault="00C16350" w14:paraId="7DC73A95" w14:textId="77777777">
                            <w:pPr>
                              <w:rPr>
                                <w:b/>
                                <w:color w:val="FF0000"/>
                                <w:sz w:val="28"/>
                                <w:szCs w:val="28"/>
                              </w:rPr>
                            </w:pPr>
                            <w:r>
                              <w:rPr>
                                <w:b/>
                                <w:color w:val="FF0000"/>
                                <w:sz w:val="28"/>
                                <w:szCs w:val="28"/>
                              </w:rPr>
                              <w:t>Action E – Make sure the downward motion is adjusted so that it doesn’t feed too fast</w:t>
                            </w:r>
                          </w:p>
                          <w:p w:rsidR="00C16350" w:rsidRDefault="00C16350" w14:paraId="5F1F5DB6" w14:textId="77777777">
                            <w:pPr>
                              <w:rPr>
                                <w:b/>
                                <w:color w:val="FF0000"/>
                                <w:sz w:val="28"/>
                                <w:szCs w:val="28"/>
                              </w:rPr>
                            </w:pPr>
                          </w:p>
                          <w:p w:rsidRPr="00137303" w:rsidR="00C16350" w:rsidRDefault="00C16350" w14:paraId="515B0B6C" w14:textId="77777777">
                            <w:pPr>
                              <w:rPr>
                                <w:b/>
                                <w:color w:val="FF0000"/>
                                <w:sz w:val="28"/>
                                <w:szCs w:val="28"/>
                              </w:rPr>
                            </w:pPr>
                            <w:r>
                              <w:rPr>
                                <w:b/>
                                <w:color w:val="FF0000"/>
                                <w:sz w:val="28"/>
                                <w:szCs w:val="28"/>
                              </w:rPr>
                              <w:t>Action F – If using coolant, adjust flow as necessary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9D0FF2C">
              <v:shape id="Text Box 2128" style="position:absolute;left:0;text-align:left;margin-left:6pt;margin-top:22.85pt;width:438.75pt;height:254.2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4"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" w14:anchorId="243A3224">
                <v:textbox>
                  <w:txbxContent>
                    <w:p w:rsidR="00C16350" w:rsidRDefault="00C16350" w14:paraId="1DA6542E" w14:textId="77777777"/>
                    <w:p w:rsidR="00C16350" w:rsidRDefault="00C16350" w14:paraId="7FEDDCBC" w14:textId="77777777">
                      <w:pPr>
                        <w:rPr>
                          <w:b/>
                          <w:color w:val="FF0000"/>
                          <w:sz w:val="28"/>
                          <w:szCs w:val="28"/>
                        </w:rPr>
                      </w:pPr>
                      <w:r>
                        <w:rPr>
                          <w:b/>
                          <w:color w:val="FF0000"/>
                          <w:sz w:val="28"/>
                          <w:szCs w:val="28"/>
                        </w:rPr>
                        <w:t>Action A – PPE = Safety glasses &amp; gloves</w:t>
                      </w:r>
                    </w:p>
                    <w:p w:rsidR="00C16350" w:rsidRDefault="00C16350" w14:paraId="3041E394" w14:textId="77777777">
                      <w:pPr>
                        <w:rPr>
                          <w:b/>
                          <w:color w:val="FF0000"/>
                          <w:sz w:val="28"/>
                          <w:szCs w:val="28"/>
                        </w:rPr>
                      </w:pPr>
                    </w:p>
                    <w:p w:rsidR="00C16350" w:rsidRDefault="00C16350" w14:paraId="1C02F38C" w14:textId="77777777">
                      <w:pPr>
                        <w:rPr>
                          <w:b/>
                          <w:color w:val="FF0000"/>
                          <w:sz w:val="28"/>
                          <w:szCs w:val="28"/>
                        </w:rPr>
                      </w:pPr>
                      <w:r>
                        <w:rPr>
                          <w:b/>
                          <w:color w:val="FF0000"/>
                          <w:sz w:val="28"/>
                          <w:szCs w:val="28"/>
                        </w:rPr>
                        <w:t xml:space="preserve">Action B – </w:t>
                      </w:r>
                      <w:r w:rsidRPr="00137303">
                        <w:rPr>
                          <w:b/>
                          <w:color w:val="FF0000"/>
                          <w:sz w:val="28"/>
                          <w:szCs w:val="28"/>
                          <w:u w:val="single"/>
                        </w:rPr>
                        <w:t>Certification is required</w:t>
                      </w:r>
                      <w:r>
                        <w:rPr>
                          <w:b/>
                          <w:color w:val="FF0000"/>
                          <w:sz w:val="28"/>
                          <w:szCs w:val="28"/>
                        </w:rPr>
                        <w:t xml:space="preserve"> to operate this saw</w:t>
                      </w:r>
                    </w:p>
                    <w:p w:rsidR="00C16350" w:rsidRDefault="00C16350" w14:paraId="722B00AE" w14:textId="77777777">
                      <w:pPr>
                        <w:rPr>
                          <w:b/>
                          <w:color w:val="FF0000"/>
                          <w:sz w:val="28"/>
                          <w:szCs w:val="28"/>
                        </w:rPr>
                      </w:pPr>
                    </w:p>
                    <w:p w:rsidR="00C16350" w:rsidRDefault="00C16350" w14:paraId="43D037A8" w14:textId="77777777">
                      <w:pPr>
                        <w:rPr>
                          <w:b/>
                          <w:color w:val="FF0000"/>
                          <w:sz w:val="28"/>
                          <w:szCs w:val="28"/>
                        </w:rPr>
                      </w:pPr>
                      <w:r>
                        <w:rPr>
                          <w:b/>
                          <w:color w:val="FF0000"/>
                          <w:sz w:val="28"/>
                          <w:szCs w:val="28"/>
                        </w:rPr>
                        <w:t>Action C – Make sure the work is securely clamped</w:t>
                      </w:r>
                    </w:p>
                    <w:p w:rsidR="00C16350" w:rsidRDefault="00C16350" w14:paraId="42C6D796" w14:textId="77777777">
                      <w:pPr>
                        <w:rPr>
                          <w:b/>
                          <w:color w:val="FF0000"/>
                          <w:sz w:val="28"/>
                          <w:szCs w:val="28"/>
                        </w:rPr>
                      </w:pPr>
                    </w:p>
                    <w:p w:rsidR="00C16350" w:rsidRDefault="00C16350" w14:paraId="72259BAA" w14:textId="77777777">
                      <w:pPr>
                        <w:rPr>
                          <w:b/>
                          <w:color w:val="FF0000"/>
                          <w:sz w:val="28"/>
                          <w:szCs w:val="28"/>
                        </w:rPr>
                      </w:pPr>
                      <w:r>
                        <w:rPr>
                          <w:b/>
                          <w:color w:val="FF0000"/>
                          <w:sz w:val="28"/>
                          <w:szCs w:val="28"/>
                        </w:rPr>
                        <w:t>Action D – Make sure the blade support is properly adjusted</w:t>
                      </w:r>
                    </w:p>
                    <w:p w:rsidR="00C16350" w:rsidRDefault="00C16350" w14:paraId="6E1831B3" w14:textId="77777777">
                      <w:pPr>
                        <w:rPr>
                          <w:b/>
                          <w:color w:val="FF0000"/>
                          <w:sz w:val="28"/>
                          <w:szCs w:val="28"/>
                        </w:rPr>
                      </w:pPr>
                    </w:p>
                    <w:p w:rsidR="00C16350" w:rsidRDefault="00C16350" w14:paraId="0193A8D7" w14:textId="77777777">
                      <w:pPr>
                        <w:rPr>
                          <w:b/>
                          <w:color w:val="FF0000"/>
                          <w:sz w:val="28"/>
                          <w:szCs w:val="28"/>
                        </w:rPr>
                      </w:pPr>
                      <w:r>
                        <w:rPr>
                          <w:b/>
                          <w:color w:val="FF0000"/>
                          <w:sz w:val="28"/>
                          <w:szCs w:val="28"/>
                        </w:rPr>
                        <w:t>Action E – Make sure the downward motion is adjusted so that it doesn’t feed too fast</w:t>
                      </w:r>
                    </w:p>
                    <w:p w:rsidR="00C16350" w:rsidRDefault="00C16350" w14:paraId="54E11D2A" w14:textId="77777777">
                      <w:pPr>
                        <w:rPr>
                          <w:b/>
                          <w:color w:val="FF0000"/>
                          <w:sz w:val="28"/>
                          <w:szCs w:val="28"/>
                        </w:rPr>
                      </w:pPr>
                    </w:p>
                    <w:p w:rsidRPr="00137303" w:rsidR="00C16350" w:rsidRDefault="00C16350" w14:paraId="53694430" w14:textId="77777777">
                      <w:pPr>
                        <w:rPr>
                          <w:b/>
                          <w:color w:val="FF0000"/>
                          <w:sz w:val="28"/>
                          <w:szCs w:val="28"/>
                        </w:rPr>
                      </w:pPr>
                      <w:r>
                        <w:rPr>
                          <w:b/>
                          <w:color w:val="FF0000"/>
                          <w:sz w:val="28"/>
                          <w:szCs w:val="28"/>
                        </w:rPr>
                        <w:t>Action F – If using coolant, adjust flow as necessary</w:t>
                      </w:r>
                    </w:p>
                  </w:txbxContent>
                </v:textbox>
              </v:shape>
            </w:pict>
          </mc:Fallback>
        </mc:AlternateContent>
      </w:r>
    </w:p>
    <w:p w:rsidR="001D4F99" w:rsidP="005021B3" w:rsidRDefault="001D4F99" w14:paraId="28AC97C7" w14:textId="77777777">
      <w:pPr>
        <w:jc w:val="center"/>
        <w:rPr>
          <w:rFonts w:ascii="Arial" w:hAnsi="Arial" w:cs="Arial"/>
          <w:b/>
          <w:bCs/>
          <w:color w:val="FF6600"/>
          <w:sz w:val="44"/>
          <w:szCs w:val="44"/>
        </w:rPr>
      </w:pPr>
    </w:p>
    <w:p w:rsidR="001D4F99" w:rsidP="005021B3" w:rsidRDefault="001D4F99" w14:paraId="004784F7" w14:textId="77777777">
      <w:pPr>
        <w:jc w:val="center"/>
        <w:rPr>
          <w:rFonts w:ascii="Arial" w:hAnsi="Arial" w:cs="Arial"/>
          <w:b/>
          <w:bCs/>
          <w:color w:val="FF6600"/>
          <w:sz w:val="44"/>
          <w:szCs w:val="44"/>
        </w:rPr>
      </w:pPr>
    </w:p>
    <w:p w:rsidR="001D4F99" w:rsidP="005021B3" w:rsidRDefault="001D4F99" w14:paraId="52C498C6" w14:textId="77777777">
      <w:pPr>
        <w:jc w:val="center"/>
        <w:rPr>
          <w:rFonts w:ascii="Arial" w:hAnsi="Arial" w:cs="Arial"/>
          <w:b/>
          <w:bCs/>
          <w:color w:val="FF6600"/>
          <w:sz w:val="44"/>
          <w:szCs w:val="44"/>
        </w:rPr>
      </w:pPr>
    </w:p>
    <w:p w:rsidR="001D4F99" w:rsidP="005021B3" w:rsidRDefault="001D4F99" w14:paraId="5B25C1BD" w14:textId="77777777">
      <w:pPr>
        <w:jc w:val="center"/>
        <w:rPr>
          <w:rFonts w:ascii="Arial" w:hAnsi="Arial" w:cs="Arial"/>
          <w:b/>
          <w:bCs/>
          <w:color w:val="FF6600"/>
          <w:sz w:val="44"/>
          <w:szCs w:val="44"/>
        </w:rPr>
      </w:pPr>
    </w:p>
    <w:p w:rsidR="001D4F99" w:rsidP="005021B3" w:rsidRDefault="001D4F99" w14:paraId="528667C5" w14:textId="77777777">
      <w:pPr>
        <w:jc w:val="center"/>
        <w:rPr>
          <w:rFonts w:ascii="Arial" w:hAnsi="Arial" w:cs="Arial"/>
          <w:b/>
          <w:bCs/>
          <w:color w:val="FF6600"/>
          <w:sz w:val="44"/>
          <w:szCs w:val="44"/>
        </w:rPr>
      </w:pPr>
    </w:p>
    <w:p w:rsidR="001D4F99" w:rsidP="005021B3" w:rsidRDefault="001D4F99" w14:paraId="0947D0EE" w14:textId="77777777">
      <w:pPr>
        <w:jc w:val="center"/>
        <w:rPr>
          <w:rFonts w:ascii="Arial" w:hAnsi="Arial" w:cs="Arial"/>
          <w:b/>
          <w:bCs/>
          <w:color w:val="FF6600"/>
          <w:sz w:val="44"/>
          <w:szCs w:val="44"/>
        </w:rPr>
      </w:pPr>
    </w:p>
    <w:p w:rsidR="001D4F99" w:rsidP="005021B3" w:rsidRDefault="001D4F99" w14:paraId="2326DE34" w14:textId="77777777">
      <w:pPr>
        <w:jc w:val="center"/>
        <w:rPr>
          <w:rFonts w:ascii="Arial" w:hAnsi="Arial" w:cs="Arial"/>
          <w:b/>
          <w:bCs/>
          <w:color w:val="FF6600"/>
          <w:sz w:val="44"/>
          <w:szCs w:val="44"/>
        </w:rPr>
      </w:pPr>
    </w:p>
    <w:p w:rsidR="001D4F99" w:rsidP="005021B3" w:rsidRDefault="001D4F99" w14:paraId="25273D05" w14:textId="77777777">
      <w:pPr>
        <w:jc w:val="center"/>
        <w:rPr>
          <w:rFonts w:ascii="Arial" w:hAnsi="Arial" w:cs="Arial"/>
          <w:b/>
          <w:bCs/>
          <w:color w:val="FF6600"/>
          <w:sz w:val="44"/>
          <w:szCs w:val="44"/>
        </w:rPr>
      </w:pPr>
    </w:p>
    <w:p w:rsidR="001D4F99" w:rsidP="005021B3" w:rsidRDefault="001D4F99" w14:paraId="6D5CB145" w14:textId="77777777">
      <w:pPr>
        <w:jc w:val="center"/>
        <w:rPr>
          <w:rFonts w:ascii="Arial" w:hAnsi="Arial" w:cs="Arial"/>
          <w:b/>
          <w:bCs/>
          <w:color w:val="FF6600"/>
          <w:sz w:val="44"/>
          <w:szCs w:val="44"/>
        </w:rPr>
      </w:pPr>
    </w:p>
    <w:p w:rsidR="001D4F99" w:rsidP="005021B3" w:rsidRDefault="001D4F99" w14:paraId="180996B6" w14:textId="77777777">
      <w:pPr>
        <w:jc w:val="center"/>
        <w:rPr>
          <w:rFonts w:ascii="Arial" w:hAnsi="Arial" w:cs="Arial"/>
          <w:b/>
          <w:bCs/>
          <w:color w:val="FF6600"/>
          <w:sz w:val="44"/>
          <w:szCs w:val="44"/>
        </w:rPr>
      </w:pPr>
    </w:p>
    <w:p w:rsidR="001D4F99" w:rsidP="005021B3" w:rsidRDefault="001D4F99" w14:paraId="42E7744C" w14:textId="77777777">
      <w:pPr>
        <w:jc w:val="center"/>
        <w:rPr>
          <w:rFonts w:ascii="Arial" w:hAnsi="Arial" w:cs="Arial"/>
          <w:b/>
          <w:bCs/>
          <w:color w:val="FF6600"/>
          <w:sz w:val="44"/>
          <w:szCs w:val="44"/>
        </w:rPr>
      </w:pPr>
    </w:p>
    <w:p w:rsidR="001D4F99" w:rsidP="005021B3" w:rsidRDefault="00E60B13" w14:paraId="71903657" w14:textId="77777777">
      <w:pPr>
        <w:jc w:val="center"/>
        <w:rPr>
          <w:rFonts w:ascii="Arial" w:hAnsi="Arial" w:cs="Arial"/>
          <w:b/>
          <w:bCs/>
          <w:color w:val="FF6600"/>
          <w:sz w:val="44"/>
          <w:szCs w:val="44"/>
        </w:rPr>
      </w:pPr>
      <w:r w:rsidRPr="00E60B13">
        <w:rPr>
          <w:rFonts w:ascii="Arial" w:hAnsi="Arial" w:cs="Arial"/>
          <w:b/>
          <w:bCs/>
          <w:color w:val="FF6600"/>
          <w:sz w:val="44"/>
          <w:szCs w:val="44"/>
        </w:rPr>
        <w:t>REFLEX ACTION SHEET</w:t>
      </w:r>
    </w:p>
    <w:p w:rsidR="001D4F99" w:rsidP="005021B3" w:rsidRDefault="00A45B91" w14:paraId="4481954D" w14:textId="77777777">
      <w:pPr>
        <w:jc w:val="center"/>
        <w:rPr>
          <w:rFonts w:ascii="Arial" w:hAnsi="Arial" w:cs="Arial"/>
          <w:b/>
          <w:bCs/>
          <w:color w:val="FF6600"/>
          <w:sz w:val="44"/>
          <w:szCs w:val="44"/>
        </w:rPr>
      </w:pPr>
      <w:r>
        <w:rPr>
          <w:rFonts w:ascii="Arial" w:hAnsi="Arial" w:cs="Arial"/>
          <w:b/>
          <w:bCs/>
          <w:color w:val="FF6600"/>
          <w:sz w:val="44"/>
          <w:szCs w:val="44"/>
        </w:rPr>
        <w:t>JET Drill Press</w:t>
      </w:r>
    </w:p>
    <w:p w:rsidRPr="00A45B91" w:rsidR="001D4F99" w:rsidP="005021B3" w:rsidRDefault="001D4F99" w14:paraId="3A4981D1" w14:textId="77777777">
      <w:pPr>
        <w:jc w:val="center"/>
        <w:rPr>
          <w:rFonts w:ascii="Arial" w:hAnsi="Arial" w:cs="Arial"/>
          <w:b/>
          <w:bCs/>
          <w:color w:val="FF6600"/>
          <w:sz w:val="16"/>
          <w:szCs w:val="16"/>
        </w:rPr>
      </w:pPr>
    </w:p>
    <w:p w:rsidR="001D4F99" w:rsidP="005021B3" w:rsidRDefault="00921805" w14:paraId="3105F669" w14:textId="70702447">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4CD29F39" wp14:editId="459B114E">
            <wp:extent cx="2466975" cy="3476625"/>
            <wp:effectExtent l="0" t="0" r="0" b="0"/>
            <wp:docPr id="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466975" cy="3476625"/>
                    </a:xfrm>
                    <a:prstGeom prst="rect">
                      <a:avLst/>
                    </a:prstGeom>
                    <a:noFill/>
                    <a:ln>
                      <a:noFill/>
                    </a:ln>
                  </pic:spPr>
                </pic:pic>
              </a:graphicData>
            </a:graphic>
          </wp:inline>
        </w:drawing>
      </w:r>
    </w:p>
    <w:p w:rsidR="001D4F99" w:rsidP="005021B3" w:rsidRDefault="001D4F99" w14:paraId="4CCAD88F" w14:textId="77777777">
      <w:pPr>
        <w:jc w:val="center"/>
        <w:rPr>
          <w:rFonts w:ascii="Arial" w:hAnsi="Arial" w:cs="Arial"/>
          <w:b/>
          <w:bCs/>
          <w:color w:val="FF6600"/>
          <w:sz w:val="44"/>
          <w:szCs w:val="44"/>
        </w:rPr>
      </w:pPr>
    </w:p>
    <w:p w:rsidR="001D4F99" w:rsidP="005021B3" w:rsidRDefault="00921805" w14:paraId="1CE2CB8E" w14:textId="54692F23">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71" behindDoc="0" locked="0" layoutInCell="1" allowOverlap="1" wp14:anchorId="67A2664B" wp14:editId="1640F0F9">
                <wp:simplePos x="0" y="0"/>
                <wp:positionH relativeFrom="column">
                  <wp:posOffset>190500</wp:posOffset>
                </wp:positionH>
                <wp:positionV relativeFrom="paragraph">
                  <wp:posOffset>6350</wp:posOffset>
                </wp:positionV>
                <wp:extent cx="5372100" cy="2238375"/>
                <wp:effectExtent l="19050" t="15875" r="19050" b="22225"/>
                <wp:wrapNone/>
                <wp:docPr id="1171618003" name="Text Box 2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3837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12839BF2" w14:textId="77777777"/>
                          <w:p w:rsidR="00C16350" w:rsidRDefault="00C16350" w14:paraId="5E024DA8" w14:textId="77777777">
                            <w:pPr>
                              <w:rPr>
                                <w:b/>
                                <w:color w:val="FF0000"/>
                                <w:sz w:val="28"/>
                                <w:szCs w:val="28"/>
                              </w:rPr>
                            </w:pPr>
                          </w:p>
                          <w:p w:rsidR="00C16350" w:rsidRDefault="00C16350" w14:paraId="196A0F75" w14:textId="77777777">
                            <w:pPr>
                              <w:rPr>
                                <w:b/>
                                <w:color w:val="FF0000"/>
                                <w:sz w:val="28"/>
                                <w:szCs w:val="28"/>
                              </w:rPr>
                            </w:pPr>
                            <w:r>
                              <w:rPr>
                                <w:b/>
                                <w:color w:val="FF0000"/>
                                <w:sz w:val="28"/>
                                <w:szCs w:val="28"/>
                              </w:rPr>
                              <w:t>Action A – PPE = Safety glasses &amp; gloves (use caution when placing gloved hands near the chuck or drill bit</w:t>
                            </w:r>
                          </w:p>
                          <w:p w:rsidR="00C16350" w:rsidRDefault="00C16350" w14:paraId="14DFC4C9" w14:textId="77777777">
                            <w:pPr>
                              <w:rPr>
                                <w:b/>
                                <w:color w:val="FF0000"/>
                                <w:sz w:val="28"/>
                                <w:szCs w:val="28"/>
                              </w:rPr>
                            </w:pPr>
                          </w:p>
                          <w:p w:rsidR="00C16350" w:rsidRDefault="00C16350" w14:paraId="678D1F38" w14:textId="77777777">
                            <w:pPr>
                              <w:rPr>
                                <w:b/>
                                <w:color w:val="FF0000"/>
                                <w:sz w:val="28"/>
                                <w:szCs w:val="28"/>
                              </w:rPr>
                            </w:pPr>
                            <w:r>
                              <w:rPr>
                                <w:b/>
                                <w:color w:val="FF0000"/>
                                <w:sz w:val="28"/>
                                <w:szCs w:val="28"/>
                              </w:rPr>
                              <w:t>Action B – Make sure the work is properly secured</w:t>
                            </w:r>
                          </w:p>
                          <w:p w:rsidR="00C16350" w:rsidRDefault="00C16350" w14:paraId="2BF39D22" w14:textId="77777777">
                            <w:pPr>
                              <w:rPr>
                                <w:b/>
                                <w:color w:val="FF0000"/>
                                <w:sz w:val="28"/>
                                <w:szCs w:val="28"/>
                              </w:rPr>
                            </w:pPr>
                          </w:p>
                          <w:p w:rsidRPr="00A45B91" w:rsidR="00C16350" w:rsidRDefault="00C16350" w14:paraId="3BDFE982" w14:textId="77777777">
                            <w:pPr>
                              <w:rPr>
                                <w:b/>
                                <w:color w:val="FF0000"/>
                                <w:sz w:val="28"/>
                                <w:szCs w:val="28"/>
                              </w:rPr>
                            </w:pPr>
                            <w:r>
                              <w:rPr>
                                <w:b/>
                                <w:color w:val="FF0000"/>
                                <w:sz w:val="28"/>
                                <w:szCs w:val="28"/>
                              </w:rPr>
                              <w:t>Action C – If so equipped, make sure feed/speed is set correctly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05F7871">
              <v:shape id="Text Box 2129" style="position:absolute;left:0;text-align:left;margin-left:15pt;margin-top:.5pt;width:423pt;height:176.2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5"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" w14:anchorId="67A2664B">
                <v:textbox>
                  <w:txbxContent>
                    <w:p w:rsidR="00C16350" w:rsidRDefault="00C16350" w14:paraId="31126E5D" w14:textId="77777777"/>
                    <w:p w:rsidR="00C16350" w:rsidRDefault="00C16350" w14:paraId="2DE403A5" w14:textId="77777777">
                      <w:pPr>
                        <w:rPr>
                          <w:b/>
                          <w:color w:val="FF0000"/>
                          <w:sz w:val="28"/>
                          <w:szCs w:val="28"/>
                        </w:rPr>
                      </w:pPr>
                    </w:p>
                    <w:p w:rsidR="00C16350" w:rsidRDefault="00C16350" w14:paraId="6AF458CC" w14:textId="77777777">
                      <w:pPr>
                        <w:rPr>
                          <w:b/>
                          <w:color w:val="FF0000"/>
                          <w:sz w:val="28"/>
                          <w:szCs w:val="28"/>
                        </w:rPr>
                      </w:pPr>
                      <w:r>
                        <w:rPr>
                          <w:b/>
                          <w:color w:val="FF0000"/>
                          <w:sz w:val="28"/>
                          <w:szCs w:val="28"/>
                        </w:rPr>
                        <w:t>Action A – PPE = Safety glasses &amp; gloves (use caution when placing gloved hands near the chuck or drill bit</w:t>
                      </w:r>
                    </w:p>
                    <w:p w:rsidR="00C16350" w:rsidRDefault="00C16350" w14:paraId="62431CDC" w14:textId="77777777">
                      <w:pPr>
                        <w:rPr>
                          <w:b/>
                          <w:color w:val="FF0000"/>
                          <w:sz w:val="28"/>
                          <w:szCs w:val="28"/>
                        </w:rPr>
                      </w:pPr>
                    </w:p>
                    <w:p w:rsidR="00C16350" w:rsidRDefault="00C16350" w14:paraId="50D32B6B" w14:textId="77777777">
                      <w:pPr>
                        <w:rPr>
                          <w:b/>
                          <w:color w:val="FF0000"/>
                          <w:sz w:val="28"/>
                          <w:szCs w:val="28"/>
                        </w:rPr>
                      </w:pPr>
                      <w:r>
                        <w:rPr>
                          <w:b/>
                          <w:color w:val="FF0000"/>
                          <w:sz w:val="28"/>
                          <w:szCs w:val="28"/>
                        </w:rPr>
                        <w:t>Action B – Make sure the work is properly secured</w:t>
                      </w:r>
                    </w:p>
                    <w:p w:rsidR="00C16350" w:rsidRDefault="00C16350" w14:paraId="49E398E2" w14:textId="77777777">
                      <w:pPr>
                        <w:rPr>
                          <w:b/>
                          <w:color w:val="FF0000"/>
                          <w:sz w:val="28"/>
                          <w:szCs w:val="28"/>
                        </w:rPr>
                      </w:pPr>
                    </w:p>
                    <w:p w:rsidRPr="00A45B91" w:rsidR="00C16350" w:rsidRDefault="00C16350" w14:paraId="1217601A" w14:textId="77777777">
                      <w:pPr>
                        <w:rPr>
                          <w:b/>
                          <w:color w:val="FF0000"/>
                          <w:sz w:val="28"/>
                          <w:szCs w:val="28"/>
                        </w:rPr>
                      </w:pPr>
                      <w:r>
                        <w:rPr>
                          <w:b/>
                          <w:color w:val="FF0000"/>
                          <w:sz w:val="28"/>
                          <w:szCs w:val="28"/>
                        </w:rPr>
                        <w:t>Action C – If so equipped, make sure feed/speed is set correctly</w:t>
                      </w:r>
                    </w:p>
                  </w:txbxContent>
                </v:textbox>
              </v:shape>
            </w:pict>
          </mc:Fallback>
        </mc:AlternateContent>
      </w:r>
    </w:p>
    <w:p w:rsidR="001D4F99" w:rsidP="005021B3" w:rsidRDefault="001D4F99" w14:paraId="43A7C5C0" w14:textId="77777777">
      <w:pPr>
        <w:jc w:val="center"/>
        <w:rPr>
          <w:rFonts w:ascii="Arial" w:hAnsi="Arial" w:cs="Arial"/>
          <w:b/>
          <w:bCs/>
          <w:color w:val="FF6600"/>
          <w:sz w:val="44"/>
          <w:szCs w:val="44"/>
        </w:rPr>
      </w:pPr>
    </w:p>
    <w:p w:rsidR="001D4F99" w:rsidP="005021B3" w:rsidRDefault="001D4F99" w14:paraId="165A3550" w14:textId="77777777">
      <w:pPr>
        <w:jc w:val="center"/>
        <w:rPr>
          <w:rFonts w:ascii="Arial" w:hAnsi="Arial" w:cs="Arial"/>
          <w:b/>
          <w:bCs/>
          <w:color w:val="FF6600"/>
          <w:sz w:val="44"/>
          <w:szCs w:val="44"/>
        </w:rPr>
      </w:pPr>
    </w:p>
    <w:p w:rsidR="001D4F99" w:rsidP="005021B3" w:rsidRDefault="001D4F99" w14:paraId="1DBBFA62" w14:textId="77777777">
      <w:pPr>
        <w:jc w:val="center"/>
        <w:rPr>
          <w:rFonts w:ascii="Arial" w:hAnsi="Arial" w:cs="Arial"/>
          <w:b/>
          <w:bCs/>
          <w:color w:val="FF6600"/>
          <w:sz w:val="44"/>
          <w:szCs w:val="44"/>
        </w:rPr>
      </w:pPr>
    </w:p>
    <w:p w:rsidR="001D4F99" w:rsidP="005021B3" w:rsidRDefault="001D4F99" w14:paraId="4F813D8B" w14:textId="77777777">
      <w:pPr>
        <w:jc w:val="center"/>
        <w:rPr>
          <w:rFonts w:ascii="Arial" w:hAnsi="Arial" w:cs="Arial"/>
          <w:b/>
          <w:bCs/>
          <w:color w:val="FF6600"/>
          <w:sz w:val="44"/>
          <w:szCs w:val="44"/>
        </w:rPr>
      </w:pPr>
    </w:p>
    <w:p w:rsidR="001D4F99" w:rsidP="005021B3" w:rsidRDefault="001D4F99" w14:paraId="2C22E353" w14:textId="77777777">
      <w:pPr>
        <w:jc w:val="center"/>
        <w:rPr>
          <w:rFonts w:ascii="Arial" w:hAnsi="Arial" w:cs="Arial"/>
          <w:b/>
          <w:bCs/>
          <w:color w:val="FF6600"/>
          <w:sz w:val="44"/>
          <w:szCs w:val="44"/>
        </w:rPr>
      </w:pPr>
    </w:p>
    <w:p w:rsidR="001D4F99" w:rsidP="005021B3" w:rsidRDefault="001D4F99" w14:paraId="5177BB39" w14:textId="77777777">
      <w:pPr>
        <w:jc w:val="center"/>
        <w:rPr>
          <w:rFonts w:ascii="Arial" w:hAnsi="Arial" w:cs="Arial"/>
          <w:b/>
          <w:bCs/>
          <w:color w:val="FF6600"/>
          <w:sz w:val="44"/>
          <w:szCs w:val="44"/>
        </w:rPr>
      </w:pPr>
    </w:p>
    <w:p w:rsidR="001D4F99" w:rsidP="005021B3" w:rsidRDefault="001D4F99" w14:paraId="79564BE6" w14:textId="77777777">
      <w:pPr>
        <w:jc w:val="center"/>
        <w:rPr>
          <w:rFonts w:ascii="Arial" w:hAnsi="Arial" w:cs="Arial"/>
          <w:b/>
          <w:bCs/>
          <w:color w:val="FF6600"/>
          <w:sz w:val="44"/>
          <w:szCs w:val="44"/>
        </w:rPr>
      </w:pPr>
    </w:p>
    <w:p w:rsidR="001D4F99" w:rsidP="003C68AA" w:rsidRDefault="001D4F99" w14:paraId="1CE168A2" w14:textId="77777777">
      <w:pPr>
        <w:rPr>
          <w:rFonts w:ascii="Arial" w:hAnsi="Arial" w:cs="Arial"/>
          <w:b/>
          <w:bCs/>
          <w:color w:val="FF6600"/>
          <w:sz w:val="44"/>
          <w:szCs w:val="44"/>
        </w:rPr>
      </w:pPr>
    </w:p>
    <w:p w:rsidR="001D4F99" w:rsidP="005021B3" w:rsidRDefault="006E37E1" w14:paraId="0E77DCDB" w14:textId="77777777">
      <w:pPr>
        <w:jc w:val="center"/>
        <w:rPr>
          <w:rFonts w:ascii="Arial" w:hAnsi="Arial" w:cs="Arial"/>
          <w:b/>
          <w:bCs/>
          <w:color w:val="FF6600"/>
          <w:sz w:val="44"/>
          <w:szCs w:val="44"/>
        </w:rPr>
      </w:pPr>
      <w:r w:rsidRPr="006E37E1">
        <w:rPr>
          <w:rFonts w:ascii="Arial" w:hAnsi="Arial" w:cs="Arial"/>
          <w:b/>
          <w:bCs/>
          <w:color w:val="FF6600"/>
          <w:sz w:val="44"/>
          <w:szCs w:val="44"/>
        </w:rPr>
        <w:t>REFLEX ACTION SHEET</w:t>
      </w:r>
    </w:p>
    <w:p w:rsidR="006E37E1" w:rsidP="005021B3" w:rsidRDefault="00A45B91" w14:paraId="27607468" w14:textId="77777777">
      <w:pPr>
        <w:jc w:val="center"/>
        <w:rPr>
          <w:rFonts w:ascii="Arial" w:hAnsi="Arial" w:cs="Arial"/>
          <w:b/>
          <w:bCs/>
          <w:color w:val="FF6600"/>
          <w:sz w:val="44"/>
          <w:szCs w:val="44"/>
        </w:rPr>
      </w:pPr>
      <w:r>
        <w:rPr>
          <w:rFonts w:ascii="Arial" w:hAnsi="Arial" w:cs="Arial"/>
          <w:b/>
          <w:bCs/>
          <w:color w:val="FF6600"/>
          <w:sz w:val="44"/>
          <w:szCs w:val="44"/>
        </w:rPr>
        <w:t>Rigid Pipe Threader</w:t>
      </w:r>
    </w:p>
    <w:p w:rsidR="001D4F99" w:rsidP="005021B3" w:rsidRDefault="001D4F99" w14:paraId="3A5E921F" w14:textId="77777777">
      <w:pPr>
        <w:jc w:val="center"/>
        <w:rPr>
          <w:rFonts w:ascii="Arial" w:hAnsi="Arial" w:cs="Arial"/>
          <w:b/>
          <w:bCs/>
          <w:color w:val="FF6600"/>
          <w:sz w:val="44"/>
          <w:szCs w:val="44"/>
        </w:rPr>
      </w:pPr>
    </w:p>
    <w:p w:rsidR="001D4F99" w:rsidP="005021B3" w:rsidRDefault="00921805" w14:paraId="59188F05" w14:textId="4C5467CB">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5259DDEC" wp14:editId="4D6F65A4">
            <wp:extent cx="4143375" cy="3105150"/>
            <wp:effectExtent l="0" t="0" r="0" b="0"/>
            <wp:docPr id="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143375" cy="3105150"/>
                    </a:xfrm>
                    <a:prstGeom prst="rect">
                      <a:avLst/>
                    </a:prstGeom>
                    <a:noFill/>
                    <a:ln>
                      <a:noFill/>
                    </a:ln>
                  </pic:spPr>
                </pic:pic>
              </a:graphicData>
            </a:graphic>
          </wp:inline>
        </w:drawing>
      </w:r>
    </w:p>
    <w:p w:rsidR="00A45B91" w:rsidP="005021B3" w:rsidRDefault="00A45B91" w14:paraId="1E3391E7" w14:textId="77777777">
      <w:pPr>
        <w:jc w:val="center"/>
        <w:rPr>
          <w:rFonts w:ascii="Arial" w:hAnsi="Arial" w:cs="Arial"/>
          <w:b/>
          <w:bCs/>
          <w:color w:val="FF6600"/>
          <w:sz w:val="44"/>
          <w:szCs w:val="44"/>
        </w:rPr>
      </w:pPr>
    </w:p>
    <w:p w:rsidR="001D4F99" w:rsidP="005021B3" w:rsidRDefault="00921805" w14:paraId="3B7111A7" w14:textId="662F2CE4">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72" behindDoc="0" locked="0" layoutInCell="1" allowOverlap="1" wp14:anchorId="5C3B3591" wp14:editId="349228AC">
                <wp:simplePos x="0" y="0"/>
                <wp:positionH relativeFrom="column">
                  <wp:posOffset>-123825</wp:posOffset>
                </wp:positionH>
                <wp:positionV relativeFrom="paragraph">
                  <wp:posOffset>313055</wp:posOffset>
                </wp:positionV>
                <wp:extent cx="5953125" cy="2705100"/>
                <wp:effectExtent l="19050" t="17780" r="19050" b="20320"/>
                <wp:wrapNone/>
                <wp:docPr id="773188937" name="Text Box 2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27051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6AC95526" w14:textId="77777777"/>
                          <w:p w:rsidR="00C16350" w:rsidRDefault="00C16350" w14:paraId="48D47BB4" w14:textId="77777777"/>
                          <w:p w:rsidR="00C16350" w:rsidRDefault="00C16350" w14:paraId="1A9A8D9F" w14:textId="77777777">
                            <w:pPr>
                              <w:rPr>
                                <w:b/>
                                <w:color w:val="FF0000"/>
                                <w:sz w:val="28"/>
                                <w:szCs w:val="28"/>
                              </w:rPr>
                            </w:pPr>
                            <w:r>
                              <w:rPr>
                                <w:b/>
                                <w:color w:val="FF0000"/>
                                <w:sz w:val="28"/>
                                <w:szCs w:val="28"/>
                              </w:rPr>
                              <w:t>Action A – PPE = Safety glasses &amp; gloves</w:t>
                            </w:r>
                          </w:p>
                          <w:p w:rsidR="00C16350" w:rsidRDefault="00C16350" w14:paraId="3637CF73" w14:textId="77777777">
                            <w:pPr>
                              <w:rPr>
                                <w:b/>
                                <w:color w:val="FF0000"/>
                                <w:sz w:val="28"/>
                                <w:szCs w:val="28"/>
                              </w:rPr>
                            </w:pPr>
                          </w:p>
                          <w:p w:rsidR="00C16350" w:rsidRDefault="00C16350" w14:paraId="161E3B95" w14:textId="77777777">
                            <w:pPr>
                              <w:rPr>
                                <w:b/>
                                <w:color w:val="FF0000"/>
                                <w:sz w:val="28"/>
                                <w:szCs w:val="28"/>
                              </w:rPr>
                            </w:pPr>
                            <w:r>
                              <w:rPr>
                                <w:b/>
                                <w:color w:val="FF0000"/>
                                <w:sz w:val="28"/>
                                <w:szCs w:val="28"/>
                              </w:rPr>
                              <w:t>Action B – Make sue work is secured in chuck</w:t>
                            </w:r>
                          </w:p>
                          <w:p w:rsidR="00C16350" w:rsidRDefault="00C16350" w14:paraId="20E07D93" w14:textId="77777777">
                            <w:pPr>
                              <w:rPr>
                                <w:b/>
                                <w:color w:val="FF0000"/>
                                <w:sz w:val="28"/>
                                <w:szCs w:val="28"/>
                              </w:rPr>
                            </w:pPr>
                          </w:p>
                          <w:p w:rsidR="00C16350" w:rsidRDefault="00C16350" w14:paraId="5F3E3DF4" w14:textId="77777777">
                            <w:pPr>
                              <w:rPr>
                                <w:b/>
                                <w:color w:val="FF0000"/>
                                <w:sz w:val="28"/>
                                <w:szCs w:val="28"/>
                              </w:rPr>
                            </w:pPr>
                            <w:r>
                              <w:rPr>
                                <w:b/>
                                <w:color w:val="FF0000"/>
                                <w:sz w:val="28"/>
                                <w:szCs w:val="28"/>
                              </w:rPr>
                              <w:t>Action C – Make sure threading die is properly adjusted and secured</w:t>
                            </w:r>
                          </w:p>
                          <w:p w:rsidR="00C16350" w:rsidRDefault="00C16350" w14:paraId="71DB9367" w14:textId="77777777">
                            <w:pPr>
                              <w:rPr>
                                <w:b/>
                                <w:color w:val="FF0000"/>
                                <w:sz w:val="28"/>
                                <w:szCs w:val="28"/>
                              </w:rPr>
                            </w:pPr>
                          </w:p>
                          <w:p w:rsidR="00C16350" w:rsidRDefault="00C16350" w14:paraId="0FB2C77D" w14:textId="77777777">
                            <w:pPr>
                              <w:rPr>
                                <w:b/>
                                <w:color w:val="FF0000"/>
                                <w:sz w:val="28"/>
                                <w:szCs w:val="28"/>
                              </w:rPr>
                            </w:pPr>
                            <w:r>
                              <w:rPr>
                                <w:b/>
                                <w:color w:val="FF0000"/>
                                <w:sz w:val="28"/>
                                <w:szCs w:val="28"/>
                              </w:rPr>
                              <w:t>Action D – Set coolant flow</w:t>
                            </w:r>
                          </w:p>
                          <w:p w:rsidR="00C16350" w:rsidRDefault="00C16350" w14:paraId="589BBDA2" w14:textId="77777777">
                            <w:pPr>
                              <w:rPr>
                                <w:b/>
                                <w:color w:val="FF0000"/>
                                <w:sz w:val="28"/>
                                <w:szCs w:val="28"/>
                              </w:rPr>
                            </w:pPr>
                          </w:p>
                          <w:p w:rsidRPr="00A45B91" w:rsidR="00C16350" w:rsidRDefault="00C16350" w14:paraId="69C6C4AB" w14:textId="77777777">
                            <w:pPr>
                              <w:rPr>
                                <w:b/>
                                <w:color w:val="FF0000"/>
                                <w:sz w:val="28"/>
                                <w:szCs w:val="28"/>
                              </w:rPr>
                            </w:pPr>
                            <w:r>
                              <w:rPr>
                                <w:b/>
                                <w:color w:val="FF0000"/>
                                <w:sz w:val="28"/>
                                <w:szCs w:val="28"/>
                              </w:rPr>
                              <w:t>Action E – Observe and control thread length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C00D565">
              <v:shape id="Text Box 2130" style="position:absolute;left:0;text-align:left;margin-left:-9.75pt;margin-top:24.65pt;width:468.75pt;height:213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6"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" w14:anchorId="5C3B3591">
                <v:textbox>
                  <w:txbxContent>
                    <w:p w:rsidR="00C16350" w:rsidRDefault="00C16350" w14:paraId="16287F21" w14:textId="77777777"/>
                    <w:p w:rsidR="00C16350" w:rsidRDefault="00C16350" w14:paraId="5BE93A62" w14:textId="77777777"/>
                    <w:p w:rsidR="00C16350" w:rsidRDefault="00C16350" w14:paraId="58A71FAC" w14:textId="77777777">
                      <w:pPr>
                        <w:rPr>
                          <w:b/>
                          <w:color w:val="FF0000"/>
                          <w:sz w:val="28"/>
                          <w:szCs w:val="28"/>
                        </w:rPr>
                      </w:pPr>
                      <w:r>
                        <w:rPr>
                          <w:b/>
                          <w:color w:val="FF0000"/>
                          <w:sz w:val="28"/>
                          <w:szCs w:val="28"/>
                        </w:rPr>
                        <w:t>Action A – PPE = Safety glasses &amp; gloves</w:t>
                      </w:r>
                    </w:p>
                    <w:p w:rsidR="00C16350" w:rsidRDefault="00C16350" w14:paraId="384BA73E" w14:textId="77777777">
                      <w:pPr>
                        <w:rPr>
                          <w:b/>
                          <w:color w:val="FF0000"/>
                          <w:sz w:val="28"/>
                          <w:szCs w:val="28"/>
                        </w:rPr>
                      </w:pPr>
                    </w:p>
                    <w:p w:rsidR="00C16350" w:rsidRDefault="00C16350" w14:paraId="055A401A" w14:textId="77777777">
                      <w:pPr>
                        <w:rPr>
                          <w:b/>
                          <w:color w:val="FF0000"/>
                          <w:sz w:val="28"/>
                          <w:szCs w:val="28"/>
                        </w:rPr>
                      </w:pPr>
                      <w:r>
                        <w:rPr>
                          <w:b/>
                          <w:color w:val="FF0000"/>
                          <w:sz w:val="28"/>
                          <w:szCs w:val="28"/>
                        </w:rPr>
                        <w:t>Action B – Make sue work is secured in chuck</w:t>
                      </w:r>
                    </w:p>
                    <w:p w:rsidR="00C16350" w:rsidRDefault="00C16350" w14:paraId="34B3F2EB" w14:textId="77777777">
                      <w:pPr>
                        <w:rPr>
                          <w:b/>
                          <w:color w:val="FF0000"/>
                          <w:sz w:val="28"/>
                          <w:szCs w:val="28"/>
                        </w:rPr>
                      </w:pPr>
                    </w:p>
                    <w:p w:rsidR="00C16350" w:rsidRDefault="00C16350" w14:paraId="11264FA6" w14:textId="77777777">
                      <w:pPr>
                        <w:rPr>
                          <w:b/>
                          <w:color w:val="FF0000"/>
                          <w:sz w:val="28"/>
                          <w:szCs w:val="28"/>
                        </w:rPr>
                      </w:pPr>
                      <w:r>
                        <w:rPr>
                          <w:b/>
                          <w:color w:val="FF0000"/>
                          <w:sz w:val="28"/>
                          <w:szCs w:val="28"/>
                        </w:rPr>
                        <w:t>Action C – Make sure threading die is properly adjusted and secured</w:t>
                      </w:r>
                    </w:p>
                    <w:p w:rsidR="00C16350" w:rsidRDefault="00C16350" w14:paraId="7D34F5C7" w14:textId="77777777">
                      <w:pPr>
                        <w:rPr>
                          <w:b/>
                          <w:color w:val="FF0000"/>
                          <w:sz w:val="28"/>
                          <w:szCs w:val="28"/>
                        </w:rPr>
                      </w:pPr>
                    </w:p>
                    <w:p w:rsidR="00C16350" w:rsidRDefault="00C16350" w14:paraId="4F7F3A13" w14:textId="77777777">
                      <w:pPr>
                        <w:rPr>
                          <w:b/>
                          <w:color w:val="FF0000"/>
                          <w:sz w:val="28"/>
                          <w:szCs w:val="28"/>
                        </w:rPr>
                      </w:pPr>
                      <w:r>
                        <w:rPr>
                          <w:b/>
                          <w:color w:val="FF0000"/>
                          <w:sz w:val="28"/>
                          <w:szCs w:val="28"/>
                        </w:rPr>
                        <w:t>Action D – Set coolant flow</w:t>
                      </w:r>
                    </w:p>
                    <w:p w:rsidR="00C16350" w:rsidRDefault="00C16350" w14:paraId="0B4020A7" w14:textId="77777777">
                      <w:pPr>
                        <w:rPr>
                          <w:b/>
                          <w:color w:val="FF0000"/>
                          <w:sz w:val="28"/>
                          <w:szCs w:val="28"/>
                        </w:rPr>
                      </w:pPr>
                    </w:p>
                    <w:p w:rsidRPr="00A45B91" w:rsidR="00C16350" w:rsidRDefault="00C16350" w14:paraId="5D371643" w14:textId="77777777">
                      <w:pPr>
                        <w:rPr>
                          <w:b/>
                          <w:color w:val="FF0000"/>
                          <w:sz w:val="28"/>
                          <w:szCs w:val="28"/>
                        </w:rPr>
                      </w:pPr>
                      <w:r>
                        <w:rPr>
                          <w:b/>
                          <w:color w:val="FF0000"/>
                          <w:sz w:val="28"/>
                          <w:szCs w:val="28"/>
                        </w:rPr>
                        <w:t>Action E – Observe and control thread length</w:t>
                      </w:r>
                    </w:p>
                  </w:txbxContent>
                </v:textbox>
              </v:shape>
            </w:pict>
          </mc:Fallback>
        </mc:AlternateContent>
      </w:r>
    </w:p>
    <w:p w:rsidR="001D4F99" w:rsidP="005021B3" w:rsidRDefault="001D4F99" w14:paraId="7BBEF920" w14:textId="77777777">
      <w:pPr>
        <w:jc w:val="center"/>
        <w:rPr>
          <w:rFonts w:ascii="Arial" w:hAnsi="Arial" w:cs="Arial"/>
          <w:b/>
          <w:bCs/>
          <w:color w:val="FF6600"/>
          <w:sz w:val="44"/>
          <w:szCs w:val="44"/>
        </w:rPr>
      </w:pPr>
    </w:p>
    <w:p w:rsidR="001D4F99" w:rsidP="005021B3" w:rsidRDefault="001D4F99" w14:paraId="68682913" w14:textId="77777777">
      <w:pPr>
        <w:jc w:val="center"/>
        <w:rPr>
          <w:rFonts w:ascii="Arial" w:hAnsi="Arial" w:cs="Arial"/>
          <w:b/>
          <w:bCs/>
          <w:color w:val="FF6600"/>
          <w:sz w:val="44"/>
          <w:szCs w:val="44"/>
        </w:rPr>
      </w:pPr>
    </w:p>
    <w:p w:rsidR="001D4F99" w:rsidP="005021B3" w:rsidRDefault="001D4F99" w14:paraId="7EFC9FD5" w14:textId="77777777">
      <w:pPr>
        <w:jc w:val="center"/>
        <w:rPr>
          <w:rFonts w:ascii="Arial" w:hAnsi="Arial" w:cs="Arial"/>
          <w:b/>
          <w:bCs/>
          <w:color w:val="FF6600"/>
          <w:sz w:val="44"/>
          <w:szCs w:val="44"/>
        </w:rPr>
      </w:pPr>
    </w:p>
    <w:p w:rsidR="001D4F99" w:rsidP="005021B3" w:rsidRDefault="001D4F99" w14:paraId="3C8C97BB" w14:textId="77777777">
      <w:pPr>
        <w:jc w:val="center"/>
        <w:rPr>
          <w:rFonts w:ascii="Arial" w:hAnsi="Arial" w:cs="Arial"/>
          <w:b/>
          <w:bCs/>
          <w:color w:val="FF6600"/>
          <w:sz w:val="44"/>
          <w:szCs w:val="44"/>
        </w:rPr>
      </w:pPr>
    </w:p>
    <w:p w:rsidR="001D4F99" w:rsidP="005021B3" w:rsidRDefault="001D4F99" w14:paraId="78A5A364" w14:textId="77777777">
      <w:pPr>
        <w:jc w:val="center"/>
        <w:rPr>
          <w:rFonts w:ascii="Arial" w:hAnsi="Arial" w:cs="Arial"/>
          <w:b/>
          <w:bCs/>
          <w:color w:val="FF6600"/>
          <w:sz w:val="44"/>
          <w:szCs w:val="44"/>
        </w:rPr>
      </w:pPr>
    </w:p>
    <w:p w:rsidR="001D4F99" w:rsidP="005021B3" w:rsidRDefault="001D4F99" w14:paraId="057A37F5" w14:textId="77777777">
      <w:pPr>
        <w:jc w:val="center"/>
        <w:rPr>
          <w:rFonts w:ascii="Arial" w:hAnsi="Arial" w:cs="Arial"/>
          <w:b/>
          <w:bCs/>
          <w:color w:val="FF6600"/>
          <w:sz w:val="44"/>
          <w:szCs w:val="44"/>
        </w:rPr>
      </w:pPr>
    </w:p>
    <w:p w:rsidR="001D4F99" w:rsidP="00A6123E" w:rsidRDefault="001D4F99" w14:paraId="467E5BE8" w14:textId="77777777">
      <w:pPr>
        <w:rPr>
          <w:rFonts w:ascii="Arial" w:hAnsi="Arial" w:cs="Arial"/>
          <w:b/>
          <w:bCs/>
          <w:color w:val="FF6600"/>
          <w:sz w:val="44"/>
          <w:szCs w:val="44"/>
        </w:rPr>
      </w:pPr>
    </w:p>
    <w:p w:rsidR="001D4F99" w:rsidP="005021B3" w:rsidRDefault="001D4F99" w14:paraId="7898A420" w14:textId="77777777">
      <w:pPr>
        <w:jc w:val="center"/>
        <w:rPr>
          <w:rFonts w:ascii="Arial" w:hAnsi="Arial" w:cs="Arial"/>
          <w:b/>
          <w:bCs/>
          <w:color w:val="FF6600"/>
          <w:sz w:val="44"/>
          <w:szCs w:val="44"/>
        </w:rPr>
      </w:pPr>
    </w:p>
    <w:p w:rsidRPr="00A45B91" w:rsidR="001D4F99" w:rsidP="005021B3" w:rsidRDefault="001D4F99" w14:paraId="12DD5F75" w14:textId="77777777">
      <w:pPr>
        <w:jc w:val="center"/>
        <w:rPr>
          <w:rFonts w:ascii="Arial" w:hAnsi="Arial" w:cs="Arial"/>
          <w:b/>
          <w:bCs/>
          <w:color w:val="FF6600"/>
          <w:sz w:val="16"/>
          <w:szCs w:val="16"/>
        </w:rPr>
      </w:pPr>
    </w:p>
    <w:p w:rsidR="003C68AA" w:rsidP="005021B3" w:rsidRDefault="003C68AA" w14:paraId="098016BA" w14:textId="77777777">
      <w:pPr>
        <w:jc w:val="center"/>
        <w:rPr>
          <w:rFonts w:ascii="Arial" w:hAnsi="Arial" w:cs="Arial"/>
          <w:b/>
          <w:bCs/>
          <w:color w:val="FF6600"/>
          <w:sz w:val="44"/>
          <w:szCs w:val="44"/>
        </w:rPr>
      </w:pPr>
    </w:p>
    <w:p w:rsidR="0042532E" w:rsidP="005021B3" w:rsidRDefault="0042532E" w14:paraId="1F160CD8" w14:textId="77777777">
      <w:pPr>
        <w:jc w:val="center"/>
        <w:rPr>
          <w:rFonts w:ascii="Arial" w:hAnsi="Arial" w:cs="Arial"/>
          <w:b/>
          <w:bCs/>
          <w:color w:val="FF6600"/>
          <w:sz w:val="44"/>
          <w:szCs w:val="44"/>
        </w:rPr>
      </w:pPr>
    </w:p>
    <w:p w:rsidR="001D4F99" w:rsidP="005021B3" w:rsidRDefault="006E37E1" w14:paraId="41A0A6D9" w14:textId="16CBAF70">
      <w:pPr>
        <w:jc w:val="center"/>
        <w:rPr>
          <w:rFonts w:ascii="Arial" w:hAnsi="Arial" w:cs="Arial"/>
          <w:b/>
          <w:bCs/>
          <w:color w:val="FF6600"/>
          <w:sz w:val="44"/>
          <w:szCs w:val="44"/>
        </w:rPr>
      </w:pPr>
      <w:r w:rsidRPr="006E37E1">
        <w:rPr>
          <w:rFonts w:ascii="Arial" w:hAnsi="Arial" w:cs="Arial"/>
          <w:b/>
          <w:bCs/>
          <w:color w:val="FF6600"/>
          <w:sz w:val="44"/>
          <w:szCs w:val="44"/>
        </w:rPr>
        <w:t>REFLEX ACTION SHEET</w:t>
      </w:r>
    </w:p>
    <w:p w:rsidR="001D4F99" w:rsidP="005021B3" w:rsidRDefault="00A45B91" w14:paraId="4B2D9BF6" w14:textId="77777777">
      <w:pPr>
        <w:jc w:val="center"/>
        <w:rPr>
          <w:rFonts w:ascii="Arial" w:hAnsi="Arial" w:cs="Arial"/>
          <w:b/>
          <w:bCs/>
          <w:color w:val="FF6600"/>
          <w:sz w:val="44"/>
          <w:szCs w:val="44"/>
        </w:rPr>
      </w:pPr>
      <w:r>
        <w:rPr>
          <w:rFonts w:ascii="Arial" w:hAnsi="Arial" w:cs="Arial"/>
          <w:b/>
          <w:bCs/>
          <w:color w:val="FF6600"/>
          <w:sz w:val="44"/>
          <w:szCs w:val="44"/>
        </w:rPr>
        <w:t>Clausing 20 Drill Press</w:t>
      </w:r>
    </w:p>
    <w:p w:rsidR="001D4F99" w:rsidP="005021B3" w:rsidRDefault="001D4F99" w14:paraId="2FC510FF" w14:textId="77777777">
      <w:pPr>
        <w:jc w:val="center"/>
        <w:rPr>
          <w:rFonts w:ascii="Arial" w:hAnsi="Arial" w:cs="Arial"/>
          <w:b/>
          <w:bCs/>
          <w:color w:val="FF6600"/>
          <w:sz w:val="44"/>
          <w:szCs w:val="44"/>
        </w:rPr>
      </w:pPr>
    </w:p>
    <w:p w:rsidR="001D4F99" w:rsidP="005021B3" w:rsidRDefault="00921805" w14:paraId="3629DE4E" w14:textId="6C35E86E">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5CA399E6" wp14:editId="105CA695">
            <wp:extent cx="3000375" cy="4210050"/>
            <wp:effectExtent l="0" t="0" r="0" b="0"/>
            <wp:docPr id="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00375" cy="4210050"/>
                    </a:xfrm>
                    <a:prstGeom prst="rect">
                      <a:avLst/>
                    </a:prstGeom>
                    <a:noFill/>
                    <a:ln>
                      <a:noFill/>
                    </a:ln>
                  </pic:spPr>
                </pic:pic>
              </a:graphicData>
            </a:graphic>
          </wp:inline>
        </w:drawing>
      </w:r>
    </w:p>
    <w:p w:rsidR="001D4F99" w:rsidP="005021B3" w:rsidRDefault="00921805" w14:paraId="7F421DBD" w14:textId="3E47F8C9">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73" behindDoc="0" locked="0" layoutInCell="1" allowOverlap="1" wp14:anchorId="6682F236" wp14:editId="70F33BBF">
                <wp:simplePos x="0" y="0"/>
                <wp:positionH relativeFrom="column">
                  <wp:posOffset>219075</wp:posOffset>
                </wp:positionH>
                <wp:positionV relativeFrom="paragraph">
                  <wp:posOffset>241935</wp:posOffset>
                </wp:positionV>
                <wp:extent cx="5391150" cy="2276475"/>
                <wp:effectExtent l="19050" t="22860" r="19050" b="15240"/>
                <wp:wrapNone/>
                <wp:docPr id="92758418" name="Text Box 2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27647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3971DF2C" w14:textId="77777777"/>
                          <w:p w:rsidR="00C16350" w:rsidP="00936E6F" w:rsidRDefault="00C16350" w14:paraId="608B7678" w14:textId="77777777">
                            <w:pPr>
                              <w:rPr>
                                <w:b/>
                                <w:color w:val="FF0000"/>
                                <w:sz w:val="28"/>
                                <w:szCs w:val="28"/>
                              </w:rPr>
                            </w:pPr>
                          </w:p>
                          <w:p w:rsidR="00C16350" w:rsidP="00936E6F" w:rsidRDefault="00C16350" w14:paraId="614CD17A" w14:textId="77777777">
                            <w:pPr>
                              <w:rPr>
                                <w:b/>
                                <w:color w:val="FF0000"/>
                                <w:sz w:val="28"/>
                                <w:szCs w:val="28"/>
                              </w:rPr>
                            </w:pPr>
                            <w:r>
                              <w:rPr>
                                <w:b/>
                                <w:color w:val="FF0000"/>
                                <w:sz w:val="28"/>
                                <w:szCs w:val="28"/>
                              </w:rPr>
                              <w:t>Action A – PPE = Safety glasses &amp; gloves (use caution when placing gloved hands near the chuck or drill bit</w:t>
                            </w:r>
                          </w:p>
                          <w:p w:rsidR="00C16350" w:rsidP="00936E6F" w:rsidRDefault="00C16350" w14:paraId="5B0D2723" w14:textId="77777777">
                            <w:pPr>
                              <w:rPr>
                                <w:b/>
                                <w:color w:val="FF0000"/>
                                <w:sz w:val="28"/>
                                <w:szCs w:val="28"/>
                              </w:rPr>
                            </w:pPr>
                          </w:p>
                          <w:p w:rsidR="00C16350" w:rsidP="00936E6F" w:rsidRDefault="00C16350" w14:paraId="22A3402F" w14:textId="77777777">
                            <w:pPr>
                              <w:rPr>
                                <w:b/>
                                <w:color w:val="FF0000"/>
                                <w:sz w:val="28"/>
                                <w:szCs w:val="28"/>
                              </w:rPr>
                            </w:pPr>
                            <w:r>
                              <w:rPr>
                                <w:b/>
                                <w:color w:val="FF0000"/>
                                <w:sz w:val="28"/>
                                <w:szCs w:val="28"/>
                              </w:rPr>
                              <w:t>Action B – Make sure the work is properly secured</w:t>
                            </w:r>
                          </w:p>
                          <w:p w:rsidR="00C16350" w:rsidP="00936E6F" w:rsidRDefault="00C16350" w14:paraId="6BE21613" w14:textId="77777777">
                            <w:pPr>
                              <w:rPr>
                                <w:b/>
                                <w:color w:val="FF0000"/>
                                <w:sz w:val="28"/>
                                <w:szCs w:val="28"/>
                              </w:rPr>
                            </w:pPr>
                          </w:p>
                          <w:p w:rsidRPr="00A45B91" w:rsidR="00C16350" w:rsidP="00936E6F" w:rsidRDefault="00C16350" w14:paraId="5B75D049" w14:textId="77777777">
                            <w:pPr>
                              <w:rPr>
                                <w:b/>
                                <w:color w:val="FF0000"/>
                                <w:sz w:val="28"/>
                                <w:szCs w:val="28"/>
                              </w:rPr>
                            </w:pPr>
                            <w:r>
                              <w:rPr>
                                <w:b/>
                                <w:color w:val="FF0000"/>
                                <w:sz w:val="28"/>
                                <w:szCs w:val="28"/>
                              </w:rPr>
                              <w:t>Action C – If so equipped, make sure feed/speed is set correctly</w:t>
                            </w:r>
                          </w:p>
                          <w:p w:rsidRPr="00A45B91" w:rsidR="00C16350" w:rsidP="00936E6F" w:rsidRDefault="00C16350" w14:paraId="51C46440" w14:textId="77777777">
                            <w:pPr>
                              <w:rPr>
                                <w:b/>
                                <w:color w:val="FF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D79A58D">
              <v:shape id="Text Box 2131" style="position:absolute;left:0;text-align:left;margin-left:17.25pt;margin-top:19.05pt;width:424.5pt;height:179.2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7"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" w14:anchorId="6682F236">
                <v:textbox>
                  <w:txbxContent>
                    <w:p w:rsidR="00C16350" w:rsidRDefault="00C16350" w14:paraId="1D7B270A" w14:textId="77777777"/>
                    <w:p w:rsidR="00C16350" w:rsidP="00936E6F" w:rsidRDefault="00C16350" w14:paraId="4F904CB7" w14:textId="77777777">
                      <w:pPr>
                        <w:rPr>
                          <w:b/>
                          <w:color w:val="FF0000"/>
                          <w:sz w:val="28"/>
                          <w:szCs w:val="28"/>
                        </w:rPr>
                      </w:pPr>
                    </w:p>
                    <w:p w:rsidR="00C16350" w:rsidP="00936E6F" w:rsidRDefault="00C16350" w14:paraId="7C6E2F90" w14:textId="77777777">
                      <w:pPr>
                        <w:rPr>
                          <w:b/>
                          <w:color w:val="FF0000"/>
                          <w:sz w:val="28"/>
                          <w:szCs w:val="28"/>
                        </w:rPr>
                      </w:pPr>
                      <w:r>
                        <w:rPr>
                          <w:b/>
                          <w:color w:val="FF0000"/>
                          <w:sz w:val="28"/>
                          <w:szCs w:val="28"/>
                        </w:rPr>
                        <w:t>Action A – PPE = Safety glasses &amp; gloves (use caution when placing gloved hands near the chuck or drill bit</w:t>
                      </w:r>
                    </w:p>
                    <w:p w:rsidR="00C16350" w:rsidP="00936E6F" w:rsidRDefault="00C16350" w14:paraId="06971CD3" w14:textId="77777777">
                      <w:pPr>
                        <w:rPr>
                          <w:b/>
                          <w:color w:val="FF0000"/>
                          <w:sz w:val="28"/>
                          <w:szCs w:val="28"/>
                        </w:rPr>
                      </w:pPr>
                    </w:p>
                    <w:p w:rsidR="00C16350" w:rsidP="00936E6F" w:rsidRDefault="00C16350" w14:paraId="6DD7F550" w14:textId="77777777">
                      <w:pPr>
                        <w:rPr>
                          <w:b/>
                          <w:color w:val="FF0000"/>
                          <w:sz w:val="28"/>
                          <w:szCs w:val="28"/>
                        </w:rPr>
                      </w:pPr>
                      <w:r>
                        <w:rPr>
                          <w:b/>
                          <w:color w:val="FF0000"/>
                          <w:sz w:val="28"/>
                          <w:szCs w:val="28"/>
                        </w:rPr>
                        <w:t>Action B – Make sure the work is properly secured</w:t>
                      </w:r>
                    </w:p>
                    <w:p w:rsidR="00C16350" w:rsidP="00936E6F" w:rsidRDefault="00C16350" w14:paraId="2A1F701D" w14:textId="77777777">
                      <w:pPr>
                        <w:rPr>
                          <w:b/>
                          <w:color w:val="FF0000"/>
                          <w:sz w:val="28"/>
                          <w:szCs w:val="28"/>
                        </w:rPr>
                      </w:pPr>
                    </w:p>
                    <w:p w:rsidRPr="00A45B91" w:rsidR="00C16350" w:rsidP="00936E6F" w:rsidRDefault="00C16350" w14:paraId="4772B0EF" w14:textId="77777777">
                      <w:pPr>
                        <w:rPr>
                          <w:b/>
                          <w:color w:val="FF0000"/>
                          <w:sz w:val="28"/>
                          <w:szCs w:val="28"/>
                        </w:rPr>
                      </w:pPr>
                      <w:r>
                        <w:rPr>
                          <w:b/>
                          <w:color w:val="FF0000"/>
                          <w:sz w:val="28"/>
                          <w:szCs w:val="28"/>
                        </w:rPr>
                        <w:t>Action C – If so equipped, make sure feed/speed is set correctly</w:t>
                      </w:r>
                    </w:p>
                    <w:p w:rsidRPr="00A45B91" w:rsidR="00C16350" w:rsidP="00936E6F" w:rsidRDefault="00C16350" w14:paraId="03EFCA41" w14:textId="77777777">
                      <w:pPr>
                        <w:rPr>
                          <w:b/>
                          <w:color w:val="FF0000"/>
                          <w:sz w:val="28"/>
                          <w:szCs w:val="28"/>
                        </w:rPr>
                      </w:pPr>
                    </w:p>
                  </w:txbxContent>
                </v:textbox>
              </v:shape>
            </w:pict>
          </mc:Fallback>
        </mc:AlternateContent>
      </w:r>
    </w:p>
    <w:p w:rsidR="001D4F99" w:rsidP="005021B3" w:rsidRDefault="001D4F99" w14:paraId="267BDFD6" w14:textId="77777777">
      <w:pPr>
        <w:jc w:val="center"/>
        <w:rPr>
          <w:rFonts w:ascii="Arial" w:hAnsi="Arial" w:cs="Arial"/>
          <w:b/>
          <w:bCs/>
          <w:color w:val="FF6600"/>
          <w:sz w:val="44"/>
          <w:szCs w:val="44"/>
        </w:rPr>
      </w:pPr>
    </w:p>
    <w:p w:rsidR="001D4F99" w:rsidP="005021B3" w:rsidRDefault="001D4F99" w14:paraId="7946D819" w14:textId="77777777">
      <w:pPr>
        <w:jc w:val="center"/>
        <w:rPr>
          <w:rFonts w:ascii="Arial" w:hAnsi="Arial" w:cs="Arial"/>
          <w:b/>
          <w:bCs/>
          <w:color w:val="FF6600"/>
          <w:sz w:val="44"/>
          <w:szCs w:val="44"/>
        </w:rPr>
      </w:pPr>
    </w:p>
    <w:p w:rsidR="001D4F99" w:rsidP="005021B3" w:rsidRDefault="001D4F99" w14:paraId="2DDD429A" w14:textId="77777777">
      <w:pPr>
        <w:jc w:val="center"/>
        <w:rPr>
          <w:rFonts w:ascii="Arial" w:hAnsi="Arial" w:cs="Arial"/>
          <w:b/>
          <w:bCs/>
          <w:color w:val="FF6600"/>
          <w:sz w:val="44"/>
          <w:szCs w:val="44"/>
        </w:rPr>
      </w:pPr>
    </w:p>
    <w:p w:rsidR="00A45B91" w:rsidP="005021B3" w:rsidRDefault="00A45B91" w14:paraId="1C50C9D1" w14:textId="77777777">
      <w:pPr>
        <w:jc w:val="center"/>
        <w:rPr>
          <w:rFonts w:ascii="Arial" w:hAnsi="Arial" w:cs="Arial"/>
          <w:b/>
          <w:bCs/>
          <w:color w:val="FF6600"/>
          <w:sz w:val="44"/>
          <w:szCs w:val="44"/>
        </w:rPr>
      </w:pPr>
    </w:p>
    <w:p w:rsidR="00A45B91" w:rsidP="005021B3" w:rsidRDefault="00A45B91" w14:paraId="625B0F6C" w14:textId="77777777">
      <w:pPr>
        <w:jc w:val="center"/>
        <w:rPr>
          <w:rFonts w:ascii="Arial" w:hAnsi="Arial" w:cs="Arial"/>
          <w:b/>
          <w:bCs/>
          <w:color w:val="FF6600"/>
          <w:sz w:val="44"/>
          <w:szCs w:val="44"/>
        </w:rPr>
      </w:pPr>
    </w:p>
    <w:p w:rsidR="00A45B91" w:rsidP="00A6123E" w:rsidRDefault="00A45B91" w14:paraId="25F2E533" w14:textId="77777777">
      <w:pPr>
        <w:rPr>
          <w:rFonts w:ascii="Arial" w:hAnsi="Arial" w:cs="Arial"/>
          <w:b/>
          <w:bCs/>
          <w:color w:val="FF6600"/>
          <w:sz w:val="44"/>
          <w:szCs w:val="44"/>
        </w:rPr>
      </w:pPr>
    </w:p>
    <w:p w:rsidR="00A45B91" w:rsidP="005021B3" w:rsidRDefault="00A45B91" w14:paraId="724F9B82" w14:textId="77777777">
      <w:pPr>
        <w:jc w:val="center"/>
        <w:rPr>
          <w:rFonts w:ascii="Arial" w:hAnsi="Arial" w:cs="Arial"/>
          <w:b/>
          <w:bCs/>
          <w:color w:val="FF6600"/>
          <w:sz w:val="44"/>
          <w:szCs w:val="44"/>
        </w:rPr>
      </w:pPr>
    </w:p>
    <w:p w:rsidR="001D4F99" w:rsidP="005021B3" w:rsidRDefault="001D4F99" w14:paraId="730DBD17" w14:textId="77777777">
      <w:pPr>
        <w:jc w:val="center"/>
        <w:rPr>
          <w:rFonts w:ascii="Arial" w:hAnsi="Arial" w:cs="Arial"/>
          <w:b/>
          <w:bCs/>
          <w:color w:val="FF6600"/>
          <w:sz w:val="44"/>
          <w:szCs w:val="44"/>
        </w:rPr>
      </w:pPr>
    </w:p>
    <w:p w:rsidR="00137D82" w:rsidP="003C68AA" w:rsidRDefault="00137D82" w14:paraId="64D27E7C" w14:textId="77777777">
      <w:pPr>
        <w:rPr>
          <w:rFonts w:ascii="Arial" w:hAnsi="Arial" w:cs="Arial"/>
          <w:b/>
          <w:bCs/>
          <w:color w:val="FF6600"/>
          <w:sz w:val="44"/>
          <w:szCs w:val="44"/>
        </w:rPr>
      </w:pPr>
    </w:p>
    <w:p w:rsidRPr="00137D82" w:rsidR="00137D82" w:rsidP="00137D82" w:rsidRDefault="00137D82" w14:paraId="7A4B4C09" w14:textId="77777777">
      <w:pPr>
        <w:jc w:val="center"/>
        <w:rPr>
          <w:rFonts w:ascii="Arial" w:hAnsi="Arial" w:cs="Arial"/>
          <w:b/>
          <w:bCs/>
          <w:color w:val="FF6600"/>
          <w:sz w:val="44"/>
          <w:szCs w:val="44"/>
        </w:rPr>
      </w:pPr>
      <w:r w:rsidRPr="00137D82">
        <w:rPr>
          <w:rFonts w:ascii="Arial" w:hAnsi="Arial" w:cs="Arial"/>
          <w:b/>
          <w:bCs/>
          <w:color w:val="FF6600"/>
          <w:sz w:val="44"/>
          <w:szCs w:val="44"/>
        </w:rPr>
        <w:t>REFLEX ACTION SHEET</w:t>
      </w:r>
    </w:p>
    <w:p w:rsidR="00137D82" w:rsidP="00137D82" w:rsidRDefault="00B64C60" w14:paraId="35B0F22D" w14:textId="77777777">
      <w:pPr>
        <w:jc w:val="center"/>
        <w:rPr>
          <w:rFonts w:ascii="Arial" w:hAnsi="Arial" w:cs="Arial"/>
          <w:b/>
          <w:bCs/>
          <w:color w:val="FF6600"/>
          <w:sz w:val="44"/>
          <w:szCs w:val="44"/>
        </w:rPr>
      </w:pPr>
      <w:r>
        <w:rPr>
          <w:rFonts w:ascii="Arial" w:hAnsi="Arial" w:cs="Arial"/>
          <w:b/>
          <w:bCs/>
          <w:color w:val="FF6600"/>
          <w:sz w:val="44"/>
          <w:szCs w:val="44"/>
        </w:rPr>
        <w:t>GRIZZILY Lathe</w:t>
      </w:r>
    </w:p>
    <w:p w:rsidR="00137D82" w:rsidP="005021B3" w:rsidRDefault="00137D82" w14:paraId="60477A64" w14:textId="77777777">
      <w:pPr>
        <w:jc w:val="center"/>
        <w:rPr>
          <w:rFonts w:ascii="Arial" w:hAnsi="Arial" w:cs="Arial"/>
          <w:b/>
          <w:bCs/>
          <w:color w:val="FF6600"/>
          <w:sz w:val="44"/>
          <w:szCs w:val="44"/>
        </w:rPr>
      </w:pPr>
    </w:p>
    <w:p w:rsidR="00137D82" w:rsidP="005021B3" w:rsidRDefault="00921805" w14:paraId="312F4A8F" w14:textId="6BC4CA64">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0B53ED5E" wp14:editId="40261767">
            <wp:extent cx="3905250" cy="2924175"/>
            <wp:effectExtent l="0" t="0" r="0" b="0"/>
            <wp:docPr id="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905250" cy="2924175"/>
                    </a:xfrm>
                    <a:prstGeom prst="rect">
                      <a:avLst/>
                    </a:prstGeom>
                    <a:noFill/>
                    <a:ln>
                      <a:noFill/>
                    </a:ln>
                  </pic:spPr>
                </pic:pic>
              </a:graphicData>
            </a:graphic>
          </wp:inline>
        </w:drawing>
      </w:r>
    </w:p>
    <w:p w:rsidR="00137D82" w:rsidP="005021B3" w:rsidRDefault="00921805" w14:paraId="7E4C2FEE" w14:textId="1E5DCCAE">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74" behindDoc="0" locked="0" layoutInCell="1" allowOverlap="1" wp14:anchorId="4892E918" wp14:editId="5CA76F18">
                <wp:simplePos x="0" y="0"/>
                <wp:positionH relativeFrom="column">
                  <wp:posOffset>-114300</wp:posOffset>
                </wp:positionH>
                <wp:positionV relativeFrom="paragraph">
                  <wp:posOffset>262255</wp:posOffset>
                </wp:positionV>
                <wp:extent cx="5924550" cy="3576320"/>
                <wp:effectExtent l="19050" t="14605" r="19050" b="19050"/>
                <wp:wrapNone/>
                <wp:docPr id="1766089872" name="Text Box 2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57632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12A804AE" w14:textId="77777777"/>
                          <w:p w:rsidR="00C16350" w:rsidRDefault="00C16350" w14:paraId="52C83A3C" w14:textId="77777777"/>
                          <w:p w:rsidR="00C16350" w:rsidRDefault="00C16350" w14:paraId="666F0462" w14:textId="77777777">
                            <w:pPr>
                              <w:rPr>
                                <w:b/>
                                <w:color w:val="FF0000"/>
                                <w:sz w:val="28"/>
                                <w:szCs w:val="28"/>
                              </w:rPr>
                            </w:pPr>
                            <w:r>
                              <w:rPr>
                                <w:b/>
                                <w:color w:val="FF0000"/>
                                <w:sz w:val="28"/>
                                <w:szCs w:val="28"/>
                              </w:rPr>
                              <w:t>Action A – PPE = Safety glasses &amp; gloves (use caution when gloved hands are near the work or the cutting tool)</w:t>
                            </w:r>
                          </w:p>
                          <w:p w:rsidR="00C16350" w:rsidRDefault="00C16350" w14:paraId="4C0815B8" w14:textId="77777777">
                            <w:pPr>
                              <w:rPr>
                                <w:b/>
                                <w:color w:val="FF0000"/>
                                <w:sz w:val="28"/>
                                <w:szCs w:val="28"/>
                              </w:rPr>
                            </w:pPr>
                          </w:p>
                          <w:p w:rsidR="00C16350" w:rsidRDefault="00C16350" w14:paraId="6D35FFD2" w14:textId="77777777">
                            <w:pPr>
                              <w:rPr>
                                <w:b/>
                                <w:color w:val="FF0000"/>
                                <w:sz w:val="28"/>
                                <w:szCs w:val="28"/>
                              </w:rPr>
                            </w:pPr>
                            <w:r>
                              <w:rPr>
                                <w:b/>
                                <w:color w:val="FF0000"/>
                                <w:sz w:val="28"/>
                                <w:szCs w:val="28"/>
                              </w:rPr>
                              <w:t xml:space="preserve">Action B – </w:t>
                            </w:r>
                            <w:r w:rsidRPr="00B64C60">
                              <w:rPr>
                                <w:b/>
                                <w:color w:val="FF0000"/>
                                <w:sz w:val="28"/>
                                <w:szCs w:val="28"/>
                                <w:u w:val="single"/>
                              </w:rPr>
                              <w:t>Certification is required</w:t>
                            </w:r>
                            <w:r>
                              <w:rPr>
                                <w:b/>
                                <w:color w:val="FF0000"/>
                                <w:sz w:val="28"/>
                                <w:szCs w:val="28"/>
                              </w:rPr>
                              <w:t xml:space="preserve"> to operate this lathe</w:t>
                            </w:r>
                          </w:p>
                          <w:p w:rsidR="00C16350" w:rsidRDefault="00C16350" w14:paraId="4BA3FC2C" w14:textId="77777777">
                            <w:pPr>
                              <w:rPr>
                                <w:b/>
                                <w:color w:val="FF0000"/>
                                <w:sz w:val="28"/>
                                <w:szCs w:val="28"/>
                              </w:rPr>
                            </w:pPr>
                          </w:p>
                          <w:p w:rsidR="00C16350" w:rsidRDefault="00C16350" w14:paraId="6D0DF893" w14:textId="77777777">
                            <w:pPr>
                              <w:rPr>
                                <w:b/>
                                <w:color w:val="FF0000"/>
                                <w:sz w:val="28"/>
                                <w:szCs w:val="28"/>
                              </w:rPr>
                            </w:pPr>
                            <w:r>
                              <w:rPr>
                                <w:b/>
                                <w:color w:val="FF0000"/>
                                <w:sz w:val="28"/>
                                <w:szCs w:val="28"/>
                              </w:rPr>
                              <w:t>Action C – Make sure the work is secured in the chuck</w:t>
                            </w:r>
                          </w:p>
                          <w:p w:rsidR="00C16350" w:rsidRDefault="00C16350" w14:paraId="4C062260" w14:textId="77777777">
                            <w:pPr>
                              <w:rPr>
                                <w:b/>
                                <w:color w:val="FF0000"/>
                                <w:sz w:val="28"/>
                                <w:szCs w:val="28"/>
                              </w:rPr>
                            </w:pPr>
                          </w:p>
                          <w:p w:rsidR="00C16350" w:rsidRDefault="00C16350" w14:paraId="2261AA33" w14:textId="77777777">
                            <w:pPr>
                              <w:rPr>
                                <w:b/>
                                <w:color w:val="FF0000"/>
                                <w:sz w:val="28"/>
                                <w:szCs w:val="28"/>
                              </w:rPr>
                            </w:pPr>
                            <w:r>
                              <w:rPr>
                                <w:b/>
                                <w:color w:val="FF0000"/>
                                <w:sz w:val="28"/>
                                <w:szCs w:val="28"/>
                              </w:rPr>
                              <w:t>Action D – Make sure cutting tools are secured in the tool post</w:t>
                            </w:r>
                          </w:p>
                          <w:p w:rsidR="00C16350" w:rsidRDefault="00C16350" w14:paraId="17CB1A88" w14:textId="77777777">
                            <w:pPr>
                              <w:rPr>
                                <w:b/>
                                <w:color w:val="FF0000"/>
                                <w:sz w:val="28"/>
                                <w:szCs w:val="28"/>
                              </w:rPr>
                            </w:pPr>
                          </w:p>
                          <w:p w:rsidR="00C16350" w:rsidRDefault="00C16350" w14:paraId="65C58921" w14:textId="77777777">
                            <w:pPr>
                              <w:rPr>
                                <w:b/>
                                <w:color w:val="FF0000"/>
                                <w:sz w:val="28"/>
                                <w:szCs w:val="28"/>
                              </w:rPr>
                            </w:pPr>
                            <w:r>
                              <w:rPr>
                                <w:b/>
                                <w:color w:val="FF0000"/>
                                <w:sz w:val="28"/>
                                <w:szCs w:val="28"/>
                              </w:rPr>
                              <w:t>Action E – Make sure correct feed/speed are selected when operating in automatic</w:t>
                            </w:r>
                          </w:p>
                          <w:p w:rsidR="00C16350" w:rsidRDefault="00C16350" w14:paraId="662A99E4" w14:textId="77777777">
                            <w:pPr>
                              <w:rPr>
                                <w:b/>
                                <w:color w:val="FF0000"/>
                                <w:sz w:val="28"/>
                                <w:szCs w:val="28"/>
                              </w:rPr>
                            </w:pPr>
                          </w:p>
                          <w:p w:rsidRPr="00B64C60" w:rsidR="00C16350" w:rsidRDefault="00C16350" w14:paraId="0B5EB70B" w14:textId="77777777">
                            <w:pPr>
                              <w:rPr>
                                <w:b/>
                                <w:color w:val="FF0000"/>
                                <w:sz w:val="28"/>
                                <w:szCs w:val="28"/>
                              </w:rPr>
                            </w:pPr>
                            <w:r>
                              <w:rPr>
                                <w:b/>
                                <w:color w:val="FF0000"/>
                                <w:sz w:val="28"/>
                                <w:szCs w:val="28"/>
                              </w:rPr>
                              <w:t>Action F – Make sure “steady rest” is properly secured when it is utilized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D506DEF">
              <v:shape id="Text Box 2132" style="position:absolute;left:0;text-align:left;margin-left:-9pt;margin-top:20.65pt;width:466.5pt;height:281.6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8"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" w14:anchorId="4892E918">
                <v:textbox>
                  <w:txbxContent>
                    <w:p w:rsidR="00C16350" w:rsidRDefault="00C16350" w14:paraId="5F96A722" w14:textId="77777777"/>
                    <w:p w:rsidR="00C16350" w:rsidRDefault="00C16350" w14:paraId="5B95CD12" w14:textId="77777777"/>
                    <w:p w:rsidR="00C16350" w:rsidRDefault="00C16350" w14:paraId="227031E2" w14:textId="77777777">
                      <w:pPr>
                        <w:rPr>
                          <w:b/>
                          <w:color w:val="FF0000"/>
                          <w:sz w:val="28"/>
                          <w:szCs w:val="28"/>
                        </w:rPr>
                      </w:pPr>
                      <w:r>
                        <w:rPr>
                          <w:b/>
                          <w:color w:val="FF0000"/>
                          <w:sz w:val="28"/>
                          <w:szCs w:val="28"/>
                        </w:rPr>
                        <w:t>Action A – PPE = Safety glasses &amp; gloves (use caution when gloved hands are near the work or the cutting tool)</w:t>
                      </w:r>
                    </w:p>
                    <w:p w:rsidR="00C16350" w:rsidRDefault="00C16350" w14:paraId="5220BBB2" w14:textId="77777777">
                      <w:pPr>
                        <w:rPr>
                          <w:b/>
                          <w:color w:val="FF0000"/>
                          <w:sz w:val="28"/>
                          <w:szCs w:val="28"/>
                        </w:rPr>
                      </w:pPr>
                    </w:p>
                    <w:p w:rsidR="00C16350" w:rsidRDefault="00C16350" w14:paraId="5514C531" w14:textId="77777777">
                      <w:pPr>
                        <w:rPr>
                          <w:b/>
                          <w:color w:val="FF0000"/>
                          <w:sz w:val="28"/>
                          <w:szCs w:val="28"/>
                        </w:rPr>
                      </w:pPr>
                      <w:r>
                        <w:rPr>
                          <w:b/>
                          <w:color w:val="FF0000"/>
                          <w:sz w:val="28"/>
                          <w:szCs w:val="28"/>
                        </w:rPr>
                        <w:t xml:space="preserve">Action B – </w:t>
                      </w:r>
                      <w:r w:rsidRPr="00B64C60">
                        <w:rPr>
                          <w:b/>
                          <w:color w:val="FF0000"/>
                          <w:sz w:val="28"/>
                          <w:szCs w:val="28"/>
                          <w:u w:val="single"/>
                        </w:rPr>
                        <w:t>Certification is required</w:t>
                      </w:r>
                      <w:r>
                        <w:rPr>
                          <w:b/>
                          <w:color w:val="FF0000"/>
                          <w:sz w:val="28"/>
                          <w:szCs w:val="28"/>
                        </w:rPr>
                        <w:t xml:space="preserve"> to operate this lathe</w:t>
                      </w:r>
                    </w:p>
                    <w:p w:rsidR="00C16350" w:rsidRDefault="00C16350" w14:paraId="13CB595B" w14:textId="77777777">
                      <w:pPr>
                        <w:rPr>
                          <w:b/>
                          <w:color w:val="FF0000"/>
                          <w:sz w:val="28"/>
                          <w:szCs w:val="28"/>
                        </w:rPr>
                      </w:pPr>
                    </w:p>
                    <w:p w:rsidR="00C16350" w:rsidRDefault="00C16350" w14:paraId="1C266E5E" w14:textId="77777777">
                      <w:pPr>
                        <w:rPr>
                          <w:b/>
                          <w:color w:val="FF0000"/>
                          <w:sz w:val="28"/>
                          <w:szCs w:val="28"/>
                        </w:rPr>
                      </w:pPr>
                      <w:r>
                        <w:rPr>
                          <w:b/>
                          <w:color w:val="FF0000"/>
                          <w:sz w:val="28"/>
                          <w:szCs w:val="28"/>
                        </w:rPr>
                        <w:t>Action C – Make sure the work is secured in the chuck</w:t>
                      </w:r>
                    </w:p>
                    <w:p w:rsidR="00C16350" w:rsidRDefault="00C16350" w14:paraId="6D9C8D39" w14:textId="77777777">
                      <w:pPr>
                        <w:rPr>
                          <w:b/>
                          <w:color w:val="FF0000"/>
                          <w:sz w:val="28"/>
                          <w:szCs w:val="28"/>
                        </w:rPr>
                      </w:pPr>
                    </w:p>
                    <w:p w:rsidR="00C16350" w:rsidRDefault="00C16350" w14:paraId="66DE6ACD" w14:textId="77777777">
                      <w:pPr>
                        <w:rPr>
                          <w:b/>
                          <w:color w:val="FF0000"/>
                          <w:sz w:val="28"/>
                          <w:szCs w:val="28"/>
                        </w:rPr>
                      </w:pPr>
                      <w:r>
                        <w:rPr>
                          <w:b/>
                          <w:color w:val="FF0000"/>
                          <w:sz w:val="28"/>
                          <w:szCs w:val="28"/>
                        </w:rPr>
                        <w:t>Action D – Make sure cutting tools are secured in the tool post</w:t>
                      </w:r>
                    </w:p>
                    <w:p w:rsidR="00C16350" w:rsidRDefault="00C16350" w14:paraId="675E05EE" w14:textId="77777777">
                      <w:pPr>
                        <w:rPr>
                          <w:b/>
                          <w:color w:val="FF0000"/>
                          <w:sz w:val="28"/>
                          <w:szCs w:val="28"/>
                        </w:rPr>
                      </w:pPr>
                    </w:p>
                    <w:p w:rsidR="00C16350" w:rsidRDefault="00C16350" w14:paraId="13692ABE" w14:textId="77777777">
                      <w:pPr>
                        <w:rPr>
                          <w:b/>
                          <w:color w:val="FF0000"/>
                          <w:sz w:val="28"/>
                          <w:szCs w:val="28"/>
                        </w:rPr>
                      </w:pPr>
                      <w:r>
                        <w:rPr>
                          <w:b/>
                          <w:color w:val="FF0000"/>
                          <w:sz w:val="28"/>
                          <w:szCs w:val="28"/>
                        </w:rPr>
                        <w:t>Action E – Make sure correct feed/speed are selected when operating in automatic</w:t>
                      </w:r>
                    </w:p>
                    <w:p w:rsidR="00C16350" w:rsidRDefault="00C16350" w14:paraId="2FC17F8B" w14:textId="77777777">
                      <w:pPr>
                        <w:rPr>
                          <w:b/>
                          <w:color w:val="FF0000"/>
                          <w:sz w:val="28"/>
                          <w:szCs w:val="28"/>
                        </w:rPr>
                      </w:pPr>
                    </w:p>
                    <w:p w:rsidRPr="00B64C60" w:rsidR="00C16350" w:rsidRDefault="00C16350" w14:paraId="414B9622" w14:textId="77777777">
                      <w:pPr>
                        <w:rPr>
                          <w:b/>
                          <w:color w:val="FF0000"/>
                          <w:sz w:val="28"/>
                          <w:szCs w:val="28"/>
                        </w:rPr>
                      </w:pPr>
                      <w:r>
                        <w:rPr>
                          <w:b/>
                          <w:color w:val="FF0000"/>
                          <w:sz w:val="28"/>
                          <w:szCs w:val="28"/>
                        </w:rPr>
                        <w:t>Action F – Make sure “steady rest” is properly secured when it is utilized</w:t>
                      </w:r>
                    </w:p>
                  </w:txbxContent>
                </v:textbox>
              </v:shape>
            </w:pict>
          </mc:Fallback>
        </mc:AlternateContent>
      </w:r>
    </w:p>
    <w:p w:rsidR="00137D82" w:rsidP="005021B3" w:rsidRDefault="00137D82" w14:paraId="4BD7B173" w14:textId="77777777">
      <w:pPr>
        <w:jc w:val="center"/>
        <w:rPr>
          <w:rFonts w:ascii="Arial" w:hAnsi="Arial" w:cs="Arial"/>
          <w:b/>
          <w:bCs/>
          <w:color w:val="FF6600"/>
          <w:sz w:val="44"/>
          <w:szCs w:val="44"/>
        </w:rPr>
      </w:pPr>
    </w:p>
    <w:p w:rsidR="00137D82" w:rsidP="005021B3" w:rsidRDefault="00137D82" w14:paraId="2CBF6983" w14:textId="77777777">
      <w:pPr>
        <w:jc w:val="center"/>
        <w:rPr>
          <w:rFonts w:ascii="Arial" w:hAnsi="Arial" w:cs="Arial"/>
          <w:b/>
          <w:bCs/>
          <w:color w:val="FF6600"/>
          <w:sz w:val="44"/>
          <w:szCs w:val="44"/>
        </w:rPr>
      </w:pPr>
    </w:p>
    <w:p w:rsidR="00137D82" w:rsidP="005021B3" w:rsidRDefault="00137D82" w14:paraId="463F8D2C" w14:textId="77777777">
      <w:pPr>
        <w:jc w:val="center"/>
        <w:rPr>
          <w:rFonts w:ascii="Arial" w:hAnsi="Arial" w:cs="Arial"/>
          <w:b/>
          <w:bCs/>
          <w:color w:val="FF6600"/>
          <w:sz w:val="44"/>
          <w:szCs w:val="44"/>
        </w:rPr>
      </w:pPr>
    </w:p>
    <w:p w:rsidR="00137D82" w:rsidP="005021B3" w:rsidRDefault="00137D82" w14:paraId="0F17AEDF" w14:textId="77777777">
      <w:pPr>
        <w:jc w:val="center"/>
        <w:rPr>
          <w:rFonts w:ascii="Arial" w:hAnsi="Arial" w:cs="Arial"/>
          <w:b/>
          <w:bCs/>
          <w:color w:val="FF6600"/>
          <w:sz w:val="44"/>
          <w:szCs w:val="44"/>
        </w:rPr>
      </w:pPr>
    </w:p>
    <w:p w:rsidR="00137D82" w:rsidP="005021B3" w:rsidRDefault="00137D82" w14:paraId="1A9C6B58" w14:textId="77777777">
      <w:pPr>
        <w:jc w:val="center"/>
        <w:rPr>
          <w:rFonts w:ascii="Arial" w:hAnsi="Arial" w:cs="Arial"/>
          <w:b/>
          <w:bCs/>
          <w:color w:val="FF6600"/>
          <w:sz w:val="44"/>
          <w:szCs w:val="44"/>
        </w:rPr>
      </w:pPr>
    </w:p>
    <w:p w:rsidR="00137D82" w:rsidP="005021B3" w:rsidRDefault="00137D82" w14:paraId="7DCEC9A2" w14:textId="77777777">
      <w:pPr>
        <w:jc w:val="center"/>
        <w:rPr>
          <w:rFonts w:ascii="Arial" w:hAnsi="Arial" w:cs="Arial"/>
          <w:b/>
          <w:bCs/>
          <w:color w:val="FF6600"/>
          <w:sz w:val="44"/>
          <w:szCs w:val="44"/>
        </w:rPr>
      </w:pPr>
    </w:p>
    <w:p w:rsidR="00137D82" w:rsidP="005021B3" w:rsidRDefault="00137D82" w14:paraId="011A54AD" w14:textId="77777777">
      <w:pPr>
        <w:jc w:val="center"/>
        <w:rPr>
          <w:rFonts w:ascii="Arial" w:hAnsi="Arial" w:cs="Arial"/>
          <w:b/>
          <w:bCs/>
          <w:color w:val="FF6600"/>
          <w:sz w:val="44"/>
          <w:szCs w:val="44"/>
        </w:rPr>
      </w:pPr>
    </w:p>
    <w:p w:rsidR="00137D82" w:rsidP="005021B3" w:rsidRDefault="00137D82" w14:paraId="6A2F1808" w14:textId="77777777">
      <w:pPr>
        <w:jc w:val="center"/>
        <w:rPr>
          <w:rFonts w:ascii="Arial" w:hAnsi="Arial" w:cs="Arial"/>
          <w:b/>
          <w:bCs/>
          <w:color w:val="FF6600"/>
          <w:sz w:val="44"/>
          <w:szCs w:val="44"/>
        </w:rPr>
      </w:pPr>
    </w:p>
    <w:p w:rsidR="00704D47" w:rsidP="005021B3" w:rsidRDefault="00704D47" w14:paraId="2BB9EB09" w14:textId="77777777">
      <w:pPr>
        <w:jc w:val="center"/>
        <w:rPr>
          <w:rFonts w:ascii="Arial" w:hAnsi="Arial" w:cs="Arial"/>
          <w:b/>
          <w:bCs/>
          <w:color w:val="FF6600"/>
          <w:sz w:val="44"/>
          <w:szCs w:val="44"/>
        </w:rPr>
      </w:pPr>
    </w:p>
    <w:p w:rsidR="00704D47" w:rsidP="005021B3" w:rsidRDefault="00704D47" w14:paraId="167A8E71" w14:textId="77777777">
      <w:pPr>
        <w:jc w:val="center"/>
        <w:rPr>
          <w:rFonts w:ascii="Arial" w:hAnsi="Arial" w:cs="Arial"/>
          <w:b/>
          <w:bCs/>
          <w:color w:val="FF6600"/>
          <w:sz w:val="44"/>
          <w:szCs w:val="44"/>
        </w:rPr>
      </w:pPr>
    </w:p>
    <w:p w:rsidR="00704D47" w:rsidP="00704D47" w:rsidRDefault="00704D47" w14:paraId="73EFE29D" w14:textId="77777777">
      <w:pPr>
        <w:jc w:val="center"/>
        <w:rPr>
          <w:rFonts w:ascii="Arial" w:hAnsi="Arial" w:cs="Arial"/>
          <w:b/>
          <w:bCs/>
          <w:color w:val="FF6600"/>
          <w:sz w:val="44"/>
          <w:szCs w:val="44"/>
        </w:rPr>
      </w:pPr>
    </w:p>
    <w:p w:rsidRPr="00704D47" w:rsidR="00704D47" w:rsidP="00704D47" w:rsidRDefault="00704D47" w14:paraId="54D5A25C" w14:textId="77777777">
      <w:pPr>
        <w:jc w:val="center"/>
        <w:rPr>
          <w:rFonts w:ascii="Arial" w:hAnsi="Arial" w:cs="Arial"/>
          <w:b/>
          <w:bCs/>
          <w:color w:val="FF6600"/>
          <w:sz w:val="44"/>
          <w:szCs w:val="44"/>
        </w:rPr>
      </w:pPr>
      <w:r w:rsidRPr="00704D47">
        <w:rPr>
          <w:rFonts w:ascii="Arial" w:hAnsi="Arial" w:cs="Arial"/>
          <w:b/>
          <w:bCs/>
          <w:color w:val="FF6600"/>
          <w:sz w:val="44"/>
          <w:szCs w:val="44"/>
        </w:rPr>
        <w:t>REFLEX ACTION SHEET</w:t>
      </w:r>
    </w:p>
    <w:p w:rsidR="00137D82" w:rsidP="00704D47" w:rsidRDefault="00B64C60" w14:paraId="22C2910B" w14:textId="77777777">
      <w:pPr>
        <w:jc w:val="center"/>
        <w:rPr>
          <w:rFonts w:ascii="Arial" w:hAnsi="Arial" w:cs="Arial"/>
          <w:b/>
          <w:bCs/>
          <w:color w:val="FF6600"/>
          <w:sz w:val="44"/>
          <w:szCs w:val="44"/>
        </w:rPr>
      </w:pPr>
      <w:r>
        <w:rPr>
          <w:rFonts w:ascii="Arial" w:hAnsi="Arial" w:cs="Arial"/>
          <w:b/>
          <w:bCs/>
          <w:color w:val="FF6600"/>
          <w:sz w:val="44"/>
          <w:szCs w:val="44"/>
        </w:rPr>
        <w:t>Porter Cable</w:t>
      </w:r>
      <w:r w:rsidRPr="00704D47" w:rsidR="00704D47">
        <w:rPr>
          <w:rFonts w:ascii="Arial" w:hAnsi="Arial" w:cs="Arial"/>
          <w:b/>
          <w:bCs/>
          <w:color w:val="FF6600"/>
          <w:sz w:val="44"/>
          <w:szCs w:val="44"/>
        </w:rPr>
        <w:t xml:space="preserve"> Pedestal Grinder</w:t>
      </w:r>
    </w:p>
    <w:p w:rsidR="00137D82" w:rsidP="005021B3" w:rsidRDefault="00137D82" w14:paraId="1D4322DF" w14:textId="77777777">
      <w:pPr>
        <w:jc w:val="center"/>
        <w:rPr>
          <w:rFonts w:ascii="Arial" w:hAnsi="Arial" w:cs="Arial"/>
          <w:b/>
          <w:bCs/>
          <w:color w:val="FF6600"/>
          <w:sz w:val="44"/>
          <w:szCs w:val="44"/>
        </w:rPr>
      </w:pPr>
    </w:p>
    <w:p w:rsidR="00137D82" w:rsidP="005021B3" w:rsidRDefault="00921805" w14:paraId="339D909E" w14:textId="62304B24">
      <w:pPr>
        <w:jc w:val="center"/>
        <w:rPr>
          <w:rFonts w:ascii="Arial" w:hAnsi="Arial" w:cs="Arial"/>
          <w:b/>
          <w:bCs/>
          <w:color w:val="FF6600"/>
          <w:sz w:val="44"/>
          <w:szCs w:val="44"/>
        </w:rPr>
      </w:pPr>
      <w:r>
        <w:rPr>
          <w:rFonts w:ascii="Arial" w:hAnsi="Arial" w:cs="Arial"/>
          <w:b/>
          <w:noProof/>
          <w:color w:val="FF6600"/>
          <w:sz w:val="44"/>
          <w:szCs w:val="44"/>
          <w:lang w:eastAsia="en-US"/>
        </w:rPr>
        <w:drawing>
          <wp:inline distT="0" distB="0" distL="0" distR="0" wp14:anchorId="2DC5D656" wp14:editId="51CCFD81">
            <wp:extent cx="5705475" cy="4286250"/>
            <wp:effectExtent l="0" t="0" r="0" b="0"/>
            <wp:docPr id="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05475" cy="4286250"/>
                    </a:xfrm>
                    <a:prstGeom prst="rect">
                      <a:avLst/>
                    </a:prstGeom>
                    <a:noFill/>
                    <a:ln>
                      <a:noFill/>
                    </a:ln>
                  </pic:spPr>
                </pic:pic>
              </a:graphicData>
            </a:graphic>
          </wp:inline>
        </w:drawing>
      </w:r>
    </w:p>
    <w:p w:rsidR="00137D82" w:rsidP="005021B3" w:rsidRDefault="00137D82" w14:paraId="3EC1BB71" w14:textId="77777777">
      <w:pPr>
        <w:jc w:val="center"/>
        <w:rPr>
          <w:rFonts w:ascii="Arial" w:hAnsi="Arial" w:cs="Arial"/>
          <w:b/>
          <w:bCs/>
          <w:color w:val="FF6600"/>
          <w:sz w:val="44"/>
          <w:szCs w:val="44"/>
        </w:rPr>
      </w:pPr>
    </w:p>
    <w:p w:rsidR="00137D82" w:rsidP="005021B3" w:rsidRDefault="00921805" w14:paraId="2940A0D0" w14:textId="4BE5F8BB">
      <w:pPr>
        <w:jc w:val="center"/>
        <w:rPr>
          <w:rFonts w:ascii="Arial" w:hAnsi="Arial" w:cs="Arial"/>
          <w:b/>
          <w:bCs/>
          <w:color w:val="FF6600"/>
          <w:sz w:val="44"/>
          <w:szCs w:val="44"/>
        </w:rPr>
      </w:pPr>
      <w:r>
        <w:rPr>
          <w:noProof/>
        </w:rPr>
        <mc:AlternateContent>
          <mc:Choice Requires="wps">
            <w:drawing>
              <wp:anchor distT="0" distB="0" distL="114300" distR="114300" simplePos="0" relativeHeight="251658259" behindDoc="0" locked="0" layoutInCell="1" allowOverlap="1" wp14:anchorId="470511A3" wp14:editId="4CB16113">
                <wp:simplePos x="0" y="0"/>
                <wp:positionH relativeFrom="column">
                  <wp:posOffset>30480</wp:posOffset>
                </wp:positionH>
                <wp:positionV relativeFrom="paragraph">
                  <wp:posOffset>129540</wp:posOffset>
                </wp:positionV>
                <wp:extent cx="5676900" cy="2352675"/>
                <wp:effectExtent l="0" t="0" r="0" b="9525"/>
                <wp:wrapNone/>
                <wp:docPr id="587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352675"/>
                        </a:xfrm>
                        <a:prstGeom prst="rect">
                          <a:avLst/>
                        </a:prstGeom>
                        <a:solidFill>
                          <a:sysClr val="window" lastClr="FFFFFF"/>
                        </a:solidFill>
                        <a:ln w="19050">
                          <a:solidFill>
                            <a:prstClr val="black"/>
                          </a:solidFill>
                        </a:ln>
                        <a:effectLst/>
                      </wps:spPr>
                      <wps:txbx>
                        <w:txbxContent>
                          <w:p w:rsidR="00C16350" w:rsidP="00704D47" w:rsidRDefault="00C16350" w14:paraId="73F59846" w14:textId="77777777">
                            <w:pPr>
                              <w:rPr>
                                <w:b/>
                                <w:color w:val="FF0000"/>
                              </w:rPr>
                            </w:pPr>
                          </w:p>
                          <w:p w:rsidRPr="00F65C76" w:rsidR="00C16350" w:rsidP="00704D47" w:rsidRDefault="00C16350" w14:paraId="2FDFA36D" w14:textId="77777777">
                            <w:pPr>
                              <w:rPr>
                                <w:b/>
                                <w:color w:val="FF0000"/>
                              </w:rPr>
                            </w:pPr>
                            <w:r>
                              <w:rPr>
                                <w:b/>
                                <w:color w:val="FF0000"/>
                              </w:rPr>
                              <w:t xml:space="preserve">Action A - </w:t>
                            </w:r>
                            <w:r w:rsidRPr="00F65C76">
                              <w:rPr>
                                <w:b/>
                                <w:color w:val="FF0000"/>
                              </w:rPr>
                              <w:t>PPE = safety glasses, face shield &amp; gloves (use caution when placing gloved hands near grinding wheel)</w:t>
                            </w:r>
                          </w:p>
                          <w:p w:rsidR="00C16350" w:rsidP="00704D47" w:rsidRDefault="00C16350" w14:paraId="318D58F3" w14:textId="77777777">
                            <w:pPr>
                              <w:rPr>
                                <w:b/>
                                <w:color w:val="FF0000"/>
                              </w:rPr>
                            </w:pPr>
                            <w:r w:rsidRPr="00F65C76">
                              <w:rPr>
                                <w:b/>
                                <w:color w:val="FF0000"/>
                              </w:rPr>
                              <w:tab/>
                            </w:r>
                          </w:p>
                          <w:p w:rsidRPr="00F65C76" w:rsidR="00C16350" w:rsidP="00704D47" w:rsidRDefault="00C16350" w14:paraId="169A3FA4" w14:textId="77777777">
                            <w:pPr>
                              <w:rPr>
                                <w:b/>
                                <w:color w:val="FF0000"/>
                              </w:rPr>
                            </w:pPr>
                            <w:r>
                              <w:rPr>
                                <w:b/>
                                <w:color w:val="FF0000"/>
                              </w:rPr>
                              <w:t xml:space="preserve">Action B - </w:t>
                            </w:r>
                            <w:r w:rsidRPr="00F65C76">
                              <w:rPr>
                                <w:b/>
                                <w:color w:val="FF0000"/>
                              </w:rPr>
                              <w:t>Prior to use, make a visual inspection of the grinding wheel looking for damage or misuse</w:t>
                            </w:r>
                          </w:p>
                          <w:p w:rsidR="00C16350" w:rsidP="00704D47" w:rsidRDefault="00C16350" w14:paraId="3688367E" w14:textId="77777777">
                            <w:pPr>
                              <w:rPr>
                                <w:b/>
                                <w:color w:val="FF0000"/>
                              </w:rPr>
                            </w:pPr>
                            <w:r w:rsidRPr="00F65C76">
                              <w:rPr>
                                <w:b/>
                                <w:color w:val="FF0000"/>
                              </w:rPr>
                              <w:tab/>
                            </w:r>
                          </w:p>
                          <w:p w:rsidRPr="00F65C76" w:rsidR="00C16350" w:rsidP="00704D47" w:rsidRDefault="00C16350" w14:paraId="229F574B" w14:textId="77777777">
                            <w:pPr>
                              <w:rPr>
                                <w:b/>
                                <w:color w:val="FF0000"/>
                              </w:rPr>
                            </w:pPr>
                            <w:r>
                              <w:rPr>
                                <w:b/>
                                <w:color w:val="FF0000"/>
                              </w:rPr>
                              <w:t xml:space="preserve">Action C - </w:t>
                            </w:r>
                            <w:r w:rsidRPr="00F65C76">
                              <w:rPr>
                                <w:b/>
                                <w:color w:val="FF0000"/>
                              </w:rPr>
                              <w:t>Make sure the gap between the work rest and the grinding stone is set at 1/8 “</w:t>
                            </w:r>
                          </w:p>
                          <w:p w:rsidR="00C16350" w:rsidP="00704D47" w:rsidRDefault="00C16350" w14:paraId="55E491B7" w14:textId="77777777">
                            <w:pPr>
                              <w:rPr>
                                <w:b/>
                                <w:color w:val="FF0000"/>
                              </w:rPr>
                            </w:pPr>
                            <w:r w:rsidRPr="00F65C76">
                              <w:rPr>
                                <w:b/>
                                <w:color w:val="FF0000"/>
                              </w:rPr>
                              <w:tab/>
                            </w:r>
                          </w:p>
                          <w:p w:rsidRPr="00F65C76" w:rsidR="00C16350" w:rsidP="00704D47" w:rsidRDefault="00C16350" w14:paraId="3CB6FF89" w14:textId="77777777">
                            <w:pPr>
                              <w:rPr>
                                <w:b/>
                                <w:color w:val="FF0000"/>
                              </w:rPr>
                            </w:pPr>
                            <w:r>
                              <w:rPr>
                                <w:b/>
                                <w:color w:val="FF0000"/>
                              </w:rPr>
                              <w:t xml:space="preserve">Action D - </w:t>
                            </w:r>
                            <w:r w:rsidRPr="00F65C76">
                              <w:rPr>
                                <w:b/>
                                <w:color w:val="FF0000"/>
                              </w:rPr>
                              <w:t>Make sure the gap between the guard and the grinding stone is set at ¼”</w:t>
                            </w:r>
                          </w:p>
                          <w:p w:rsidRPr="00F65C76" w:rsidR="00C16350" w:rsidP="00704D47" w:rsidRDefault="00C16350" w14:paraId="5375ED61" w14:textId="77777777">
                            <w:pPr>
                              <w:rPr>
                                <w:b/>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7474F800">
              <v:shape id="Text Box 67" style="position:absolute;left:0;text-align:left;margin-left:2.4pt;margin-top:10.2pt;width:447pt;height:185.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79" fillcolor="window"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" w14:anchorId="470511A3">
                <v:path arrowok="t"/>
                <v:textbox>
                  <w:txbxContent>
                    <w:p w:rsidR="00C16350" w:rsidP="00704D47" w:rsidRDefault="00C16350" w14:paraId="0A4F7224" w14:textId="77777777">
                      <w:pPr>
                        <w:rPr>
                          <w:b/>
                          <w:color w:val="FF0000"/>
                        </w:rPr>
                      </w:pPr>
                    </w:p>
                    <w:p w:rsidRPr="00F65C76" w:rsidR="00C16350" w:rsidP="00704D47" w:rsidRDefault="00C16350" w14:paraId="646DCCD0" w14:textId="77777777">
                      <w:pPr>
                        <w:rPr>
                          <w:b/>
                          <w:color w:val="FF0000"/>
                        </w:rPr>
                      </w:pPr>
                      <w:r>
                        <w:rPr>
                          <w:b/>
                          <w:color w:val="FF0000"/>
                        </w:rPr>
                        <w:t xml:space="preserve">Action A - </w:t>
                      </w:r>
                      <w:r w:rsidRPr="00F65C76">
                        <w:rPr>
                          <w:b/>
                          <w:color w:val="FF0000"/>
                        </w:rPr>
                        <w:t>PPE = safety glasses, face shield &amp; gloves (use caution when placing gloved hands near grinding wheel)</w:t>
                      </w:r>
                    </w:p>
                    <w:p w:rsidR="00C16350" w:rsidP="00704D47" w:rsidRDefault="00C16350" w14:paraId="5AE48A43" w14:textId="77777777">
                      <w:pPr>
                        <w:rPr>
                          <w:b/>
                          <w:color w:val="FF0000"/>
                        </w:rPr>
                      </w:pPr>
                      <w:r w:rsidRPr="00F65C76">
                        <w:rPr>
                          <w:b/>
                          <w:color w:val="FF0000"/>
                        </w:rPr>
                        <w:tab/>
                      </w:r>
                    </w:p>
                    <w:p w:rsidRPr="00F65C76" w:rsidR="00C16350" w:rsidP="00704D47" w:rsidRDefault="00C16350" w14:paraId="72605152" w14:textId="77777777">
                      <w:pPr>
                        <w:rPr>
                          <w:b/>
                          <w:color w:val="FF0000"/>
                        </w:rPr>
                      </w:pPr>
                      <w:r>
                        <w:rPr>
                          <w:b/>
                          <w:color w:val="FF0000"/>
                        </w:rPr>
                        <w:t xml:space="preserve">Action B - </w:t>
                      </w:r>
                      <w:r w:rsidRPr="00F65C76">
                        <w:rPr>
                          <w:b/>
                          <w:color w:val="FF0000"/>
                        </w:rPr>
                        <w:t>Prior to use, make a visual inspection of the grinding wheel looking for damage or misuse</w:t>
                      </w:r>
                    </w:p>
                    <w:p w:rsidR="00C16350" w:rsidP="00704D47" w:rsidRDefault="00C16350" w14:paraId="50F40DEB" w14:textId="77777777">
                      <w:pPr>
                        <w:rPr>
                          <w:b/>
                          <w:color w:val="FF0000"/>
                        </w:rPr>
                      </w:pPr>
                      <w:r w:rsidRPr="00F65C76">
                        <w:rPr>
                          <w:b/>
                          <w:color w:val="FF0000"/>
                        </w:rPr>
                        <w:tab/>
                      </w:r>
                    </w:p>
                    <w:p w:rsidRPr="00F65C76" w:rsidR="00C16350" w:rsidP="00704D47" w:rsidRDefault="00C16350" w14:paraId="7322DAF1" w14:textId="77777777">
                      <w:pPr>
                        <w:rPr>
                          <w:b/>
                          <w:color w:val="FF0000"/>
                        </w:rPr>
                      </w:pPr>
                      <w:r>
                        <w:rPr>
                          <w:b/>
                          <w:color w:val="FF0000"/>
                        </w:rPr>
                        <w:t xml:space="preserve">Action C - </w:t>
                      </w:r>
                      <w:r w:rsidRPr="00F65C76">
                        <w:rPr>
                          <w:b/>
                          <w:color w:val="FF0000"/>
                        </w:rPr>
                        <w:t>Make sure the gap between the work rest and the grinding stone is set at 1/8 “</w:t>
                      </w:r>
                    </w:p>
                    <w:p w:rsidR="00C16350" w:rsidP="00704D47" w:rsidRDefault="00C16350" w14:paraId="77A52294" w14:textId="77777777">
                      <w:pPr>
                        <w:rPr>
                          <w:b/>
                          <w:color w:val="FF0000"/>
                        </w:rPr>
                      </w:pPr>
                      <w:r w:rsidRPr="00F65C76">
                        <w:rPr>
                          <w:b/>
                          <w:color w:val="FF0000"/>
                        </w:rPr>
                        <w:tab/>
                      </w:r>
                    </w:p>
                    <w:p w:rsidRPr="00F65C76" w:rsidR="00C16350" w:rsidP="00704D47" w:rsidRDefault="00C16350" w14:paraId="7501BA99" w14:textId="77777777">
                      <w:pPr>
                        <w:rPr>
                          <w:b/>
                          <w:color w:val="FF0000"/>
                        </w:rPr>
                      </w:pPr>
                      <w:r>
                        <w:rPr>
                          <w:b/>
                          <w:color w:val="FF0000"/>
                        </w:rPr>
                        <w:t xml:space="preserve">Action D - </w:t>
                      </w:r>
                      <w:r w:rsidRPr="00F65C76">
                        <w:rPr>
                          <w:b/>
                          <w:color w:val="FF0000"/>
                        </w:rPr>
                        <w:t>Make sure the gap between the guard and the grinding stone is set at ¼”</w:t>
                      </w:r>
                    </w:p>
                    <w:p w:rsidRPr="00F65C76" w:rsidR="00C16350" w:rsidP="00704D47" w:rsidRDefault="00C16350" w14:paraId="007DCDA8" w14:textId="77777777">
                      <w:pPr>
                        <w:rPr>
                          <w:b/>
                          <w:color w:val="FF0000"/>
                        </w:rPr>
                      </w:pPr>
                    </w:p>
                  </w:txbxContent>
                </v:textbox>
              </v:shape>
            </w:pict>
          </mc:Fallback>
        </mc:AlternateContent>
      </w:r>
    </w:p>
    <w:p w:rsidR="00137D82" w:rsidP="005021B3" w:rsidRDefault="00137D82" w14:paraId="2F661F55" w14:textId="77777777">
      <w:pPr>
        <w:jc w:val="center"/>
        <w:rPr>
          <w:rFonts w:ascii="Arial" w:hAnsi="Arial" w:cs="Arial"/>
          <w:b/>
          <w:bCs/>
          <w:color w:val="FF6600"/>
          <w:sz w:val="44"/>
          <w:szCs w:val="44"/>
        </w:rPr>
      </w:pPr>
    </w:p>
    <w:p w:rsidR="00137D82" w:rsidP="005021B3" w:rsidRDefault="00137D82" w14:paraId="7BCCDC90" w14:textId="77777777">
      <w:pPr>
        <w:jc w:val="center"/>
        <w:rPr>
          <w:rFonts w:ascii="Arial" w:hAnsi="Arial" w:cs="Arial"/>
          <w:b/>
          <w:bCs/>
          <w:color w:val="FF6600"/>
          <w:sz w:val="44"/>
          <w:szCs w:val="44"/>
        </w:rPr>
      </w:pPr>
    </w:p>
    <w:p w:rsidR="00137D82" w:rsidP="005021B3" w:rsidRDefault="00137D82" w14:paraId="7D367499" w14:textId="77777777">
      <w:pPr>
        <w:jc w:val="center"/>
        <w:rPr>
          <w:rFonts w:ascii="Arial" w:hAnsi="Arial" w:cs="Arial"/>
          <w:b/>
          <w:bCs/>
          <w:color w:val="FF6600"/>
          <w:sz w:val="44"/>
          <w:szCs w:val="44"/>
        </w:rPr>
      </w:pPr>
    </w:p>
    <w:p w:rsidR="00137D82" w:rsidP="005021B3" w:rsidRDefault="00137D82" w14:paraId="2D240E30" w14:textId="77777777">
      <w:pPr>
        <w:jc w:val="center"/>
        <w:rPr>
          <w:rFonts w:ascii="Arial" w:hAnsi="Arial" w:cs="Arial"/>
          <w:b/>
          <w:bCs/>
          <w:color w:val="FF6600"/>
          <w:sz w:val="44"/>
          <w:szCs w:val="44"/>
        </w:rPr>
      </w:pPr>
    </w:p>
    <w:p w:rsidR="00137D82" w:rsidP="005021B3" w:rsidRDefault="00137D82" w14:paraId="5B4123F9" w14:textId="77777777">
      <w:pPr>
        <w:jc w:val="center"/>
        <w:rPr>
          <w:rFonts w:ascii="Arial" w:hAnsi="Arial" w:cs="Arial"/>
          <w:b/>
          <w:bCs/>
          <w:color w:val="FF6600"/>
          <w:sz w:val="44"/>
          <w:szCs w:val="44"/>
        </w:rPr>
      </w:pPr>
    </w:p>
    <w:p w:rsidR="00137D82" w:rsidP="005021B3" w:rsidRDefault="00137D82" w14:paraId="6D0DEDCF" w14:textId="77777777">
      <w:pPr>
        <w:jc w:val="center"/>
        <w:rPr>
          <w:rFonts w:ascii="Arial" w:hAnsi="Arial" w:cs="Arial"/>
          <w:b/>
          <w:bCs/>
          <w:color w:val="FF6600"/>
          <w:sz w:val="44"/>
          <w:szCs w:val="44"/>
        </w:rPr>
      </w:pPr>
    </w:p>
    <w:p w:rsidR="00137D82" w:rsidP="005021B3" w:rsidRDefault="00137D82" w14:paraId="4A68FCAF" w14:textId="77777777">
      <w:pPr>
        <w:jc w:val="center"/>
        <w:rPr>
          <w:rFonts w:ascii="Arial" w:hAnsi="Arial" w:cs="Arial"/>
          <w:b/>
          <w:bCs/>
          <w:color w:val="FF6600"/>
          <w:sz w:val="44"/>
          <w:szCs w:val="44"/>
        </w:rPr>
      </w:pPr>
    </w:p>
    <w:p w:rsidR="00137D82" w:rsidP="003C68AA" w:rsidRDefault="00137D82" w14:paraId="63DDC142" w14:textId="77777777">
      <w:pPr>
        <w:rPr>
          <w:rFonts w:ascii="Arial" w:hAnsi="Arial" w:cs="Arial"/>
          <w:b/>
          <w:bCs/>
          <w:color w:val="FF6600"/>
          <w:sz w:val="44"/>
          <w:szCs w:val="44"/>
        </w:rPr>
      </w:pPr>
    </w:p>
    <w:p w:rsidRPr="00704D47" w:rsidR="00704D47" w:rsidP="00704D47" w:rsidRDefault="00704D47" w14:paraId="4D4BF03F" w14:textId="77777777">
      <w:pPr>
        <w:jc w:val="center"/>
        <w:rPr>
          <w:rFonts w:ascii="Arial" w:hAnsi="Arial" w:cs="Arial"/>
          <w:b/>
          <w:bCs/>
          <w:color w:val="FF6600"/>
          <w:sz w:val="44"/>
          <w:szCs w:val="44"/>
        </w:rPr>
      </w:pPr>
      <w:r w:rsidRPr="00704D47">
        <w:rPr>
          <w:rFonts w:ascii="Arial" w:hAnsi="Arial" w:cs="Arial"/>
          <w:b/>
          <w:bCs/>
          <w:color w:val="FF6600"/>
          <w:sz w:val="44"/>
          <w:szCs w:val="44"/>
        </w:rPr>
        <w:t>REFLEX ACTION SHEET</w:t>
      </w:r>
    </w:p>
    <w:p w:rsidR="00704D47" w:rsidP="00704D47" w:rsidRDefault="00B64C60" w14:paraId="754C709C" w14:textId="77777777">
      <w:pPr>
        <w:jc w:val="center"/>
        <w:rPr>
          <w:rFonts w:ascii="Arial" w:hAnsi="Arial" w:cs="Arial"/>
          <w:b/>
          <w:bCs/>
          <w:color w:val="FF6600"/>
          <w:sz w:val="44"/>
          <w:szCs w:val="44"/>
        </w:rPr>
      </w:pPr>
      <w:r>
        <w:rPr>
          <w:rFonts w:ascii="Arial" w:hAnsi="Arial" w:cs="Arial"/>
          <w:b/>
          <w:bCs/>
          <w:color w:val="FF6600"/>
          <w:sz w:val="44"/>
          <w:szCs w:val="44"/>
        </w:rPr>
        <w:t>JET Belt/Disc Sander</w:t>
      </w:r>
    </w:p>
    <w:p w:rsidR="00137D82" w:rsidP="005021B3" w:rsidRDefault="00921805" w14:paraId="1088F4B4" w14:textId="6368C421">
      <w:pPr>
        <w:jc w:val="center"/>
        <w:rPr>
          <w:rFonts w:ascii="Arial" w:hAnsi="Arial" w:cs="Arial"/>
          <w:b/>
          <w:bCs/>
          <w:color w:val="FF6600"/>
          <w:sz w:val="44"/>
          <w:szCs w:val="44"/>
        </w:rPr>
      </w:pPr>
      <w:r>
        <w:rPr>
          <w:rFonts w:ascii="Arial" w:hAnsi="Arial" w:cs="Arial"/>
          <w:b/>
          <w:noProof/>
          <w:color w:val="FF6600"/>
          <w:sz w:val="44"/>
          <w:szCs w:val="44"/>
          <w:lang w:eastAsia="en-US"/>
        </w:rPr>
        <w:drawing>
          <wp:inline distT="0" distB="0" distL="0" distR="0" wp14:anchorId="19BC7B02" wp14:editId="2749B5B7">
            <wp:extent cx="5705475" cy="4286250"/>
            <wp:effectExtent l="0" t="0" r="0" b="0"/>
            <wp:docPr id="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05475" cy="4286250"/>
                    </a:xfrm>
                    <a:prstGeom prst="rect">
                      <a:avLst/>
                    </a:prstGeom>
                    <a:noFill/>
                    <a:ln>
                      <a:noFill/>
                    </a:ln>
                  </pic:spPr>
                </pic:pic>
              </a:graphicData>
            </a:graphic>
          </wp:inline>
        </w:drawing>
      </w:r>
    </w:p>
    <w:p w:rsidR="00137D82" w:rsidP="005021B3" w:rsidRDefault="00137D82" w14:paraId="712063BF" w14:textId="77777777">
      <w:pPr>
        <w:jc w:val="center"/>
        <w:rPr>
          <w:rFonts w:ascii="Arial" w:hAnsi="Arial" w:cs="Arial"/>
          <w:b/>
          <w:bCs/>
          <w:color w:val="FF6600"/>
          <w:sz w:val="44"/>
          <w:szCs w:val="44"/>
        </w:rPr>
      </w:pPr>
    </w:p>
    <w:p w:rsidR="00137D82" w:rsidP="005021B3" w:rsidRDefault="00921805" w14:paraId="029F85BC" w14:textId="4CDB5E3D">
      <w:pPr>
        <w:jc w:val="center"/>
        <w:rPr>
          <w:rFonts w:ascii="Arial" w:hAnsi="Arial" w:cs="Arial"/>
          <w:b/>
          <w:bCs/>
          <w:color w:val="FF6600"/>
          <w:sz w:val="44"/>
          <w:szCs w:val="44"/>
        </w:rPr>
      </w:pPr>
      <w:r>
        <w:rPr>
          <w:noProof/>
        </w:rPr>
        <mc:AlternateContent>
          <mc:Choice Requires="wps">
            <w:drawing>
              <wp:anchor distT="0" distB="0" distL="114300" distR="114300" simplePos="0" relativeHeight="251658260" behindDoc="0" locked="0" layoutInCell="1" allowOverlap="1" wp14:anchorId="288284D7" wp14:editId="5F6BFD25">
                <wp:simplePos x="0" y="0"/>
                <wp:positionH relativeFrom="column">
                  <wp:posOffset>381000</wp:posOffset>
                </wp:positionH>
                <wp:positionV relativeFrom="paragraph">
                  <wp:posOffset>104140</wp:posOffset>
                </wp:positionV>
                <wp:extent cx="5257800" cy="1402080"/>
                <wp:effectExtent l="0" t="0" r="0" b="7620"/>
                <wp:wrapNone/>
                <wp:docPr id="588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1402080"/>
                        </a:xfrm>
                        <a:prstGeom prst="rect">
                          <a:avLst/>
                        </a:prstGeom>
                        <a:solidFill>
                          <a:sysClr val="window" lastClr="FFFFFF"/>
                        </a:solidFill>
                        <a:ln w="6350">
                          <a:solidFill>
                            <a:prstClr val="black"/>
                          </a:solidFill>
                        </a:ln>
                        <a:effectLst/>
                      </wps:spPr>
                      <wps:txbx>
                        <w:txbxContent>
                          <w:p w:rsidR="00C16350" w:rsidRDefault="00C16350" w14:paraId="72051D40" w14:textId="77777777">
                            <w:pPr>
                              <w:rPr>
                                <w:b/>
                                <w:color w:val="FF0000"/>
                                <w:sz w:val="28"/>
                                <w:szCs w:val="28"/>
                              </w:rPr>
                            </w:pPr>
                          </w:p>
                          <w:p w:rsidR="00C16350" w:rsidRDefault="00C16350" w14:paraId="494013DD" w14:textId="77777777">
                            <w:pPr>
                              <w:rPr>
                                <w:b/>
                                <w:color w:val="FF0000"/>
                                <w:sz w:val="28"/>
                                <w:szCs w:val="28"/>
                              </w:rPr>
                            </w:pPr>
                            <w:r>
                              <w:rPr>
                                <w:b/>
                                <w:color w:val="FF0000"/>
                                <w:sz w:val="28"/>
                                <w:szCs w:val="28"/>
                              </w:rPr>
                              <w:t xml:space="preserve">Action A - </w:t>
                            </w:r>
                            <w:r w:rsidRPr="00F248D8">
                              <w:rPr>
                                <w:b/>
                                <w:color w:val="FF0000"/>
                                <w:sz w:val="28"/>
                                <w:szCs w:val="28"/>
                              </w:rPr>
                              <w:t xml:space="preserve">PPE = safety glasses, face shield &amp; gloves (use caution when placing gloved hands near </w:t>
                            </w:r>
                            <w:r>
                              <w:rPr>
                                <w:b/>
                                <w:color w:val="FF0000"/>
                                <w:sz w:val="28"/>
                                <w:szCs w:val="28"/>
                              </w:rPr>
                              <w:t>sanding disc</w:t>
                            </w:r>
                            <w:r w:rsidRPr="00F248D8">
                              <w:rPr>
                                <w:b/>
                                <w:color w:val="FF0000"/>
                                <w:sz w:val="28"/>
                                <w:szCs w:val="28"/>
                              </w:rPr>
                              <w:t>)</w:t>
                            </w:r>
                          </w:p>
                          <w:p w:rsidR="00C16350" w:rsidRDefault="00C16350" w14:paraId="3A46E99D" w14:textId="77777777">
                            <w:pPr>
                              <w:rPr>
                                <w:b/>
                                <w:color w:val="FF0000"/>
                                <w:sz w:val="28"/>
                                <w:szCs w:val="28"/>
                              </w:rPr>
                            </w:pPr>
                          </w:p>
                          <w:p w:rsidRPr="00F248D8" w:rsidR="00C16350" w:rsidRDefault="00C16350" w14:paraId="4D7D0E31" w14:textId="77777777">
                            <w:pPr>
                              <w:rPr>
                                <w:b/>
                                <w:color w:val="FF0000"/>
                                <w:sz w:val="28"/>
                                <w:szCs w:val="28"/>
                              </w:rPr>
                            </w:pPr>
                            <w:r>
                              <w:rPr>
                                <w:b/>
                                <w:color w:val="FF0000"/>
                                <w:sz w:val="28"/>
                                <w:szCs w:val="28"/>
                              </w:rPr>
                              <w:t>Action B – Inspect belt/disc for damage and replace as necessary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5A7F227A">
              <v:shape id="Text Box 66" style="position:absolute;left:0;text-align:left;margin-left:30pt;margin-top:8.2pt;width:414pt;height:110.4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80"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" w14:anchorId="288284D7">
                <v:path arrowok="t"/>
                <v:textbox>
                  <w:txbxContent>
                    <w:p w:rsidR="00C16350" w:rsidRDefault="00C16350" w14:paraId="450EA2D7" w14:textId="77777777">
                      <w:pPr>
                        <w:rPr>
                          <w:b/>
                          <w:color w:val="FF0000"/>
                          <w:sz w:val="28"/>
                          <w:szCs w:val="28"/>
                        </w:rPr>
                      </w:pPr>
                    </w:p>
                    <w:p w:rsidR="00C16350" w:rsidRDefault="00C16350" w14:paraId="1C9376A9" w14:textId="77777777">
                      <w:pPr>
                        <w:rPr>
                          <w:b/>
                          <w:color w:val="FF0000"/>
                          <w:sz w:val="28"/>
                          <w:szCs w:val="28"/>
                        </w:rPr>
                      </w:pPr>
                      <w:r>
                        <w:rPr>
                          <w:b/>
                          <w:color w:val="FF0000"/>
                          <w:sz w:val="28"/>
                          <w:szCs w:val="28"/>
                        </w:rPr>
                        <w:t xml:space="preserve">Action A - </w:t>
                      </w:r>
                      <w:r w:rsidRPr="00F248D8">
                        <w:rPr>
                          <w:b/>
                          <w:color w:val="FF0000"/>
                          <w:sz w:val="28"/>
                          <w:szCs w:val="28"/>
                        </w:rPr>
                        <w:t xml:space="preserve">PPE = safety glasses, face shield &amp; gloves (use caution when placing gloved hands near </w:t>
                      </w:r>
                      <w:r>
                        <w:rPr>
                          <w:b/>
                          <w:color w:val="FF0000"/>
                          <w:sz w:val="28"/>
                          <w:szCs w:val="28"/>
                        </w:rPr>
                        <w:t>sanding disc</w:t>
                      </w:r>
                      <w:r w:rsidRPr="00F248D8">
                        <w:rPr>
                          <w:b/>
                          <w:color w:val="FF0000"/>
                          <w:sz w:val="28"/>
                          <w:szCs w:val="28"/>
                        </w:rPr>
                        <w:t>)</w:t>
                      </w:r>
                    </w:p>
                    <w:p w:rsidR="00C16350" w:rsidRDefault="00C16350" w14:paraId="3DD355C9" w14:textId="77777777">
                      <w:pPr>
                        <w:rPr>
                          <w:b/>
                          <w:color w:val="FF0000"/>
                          <w:sz w:val="28"/>
                          <w:szCs w:val="28"/>
                        </w:rPr>
                      </w:pPr>
                    </w:p>
                    <w:p w:rsidRPr="00F248D8" w:rsidR="00C16350" w:rsidRDefault="00C16350" w14:paraId="0BB85727" w14:textId="77777777">
                      <w:pPr>
                        <w:rPr>
                          <w:b/>
                          <w:color w:val="FF0000"/>
                          <w:sz w:val="28"/>
                          <w:szCs w:val="28"/>
                        </w:rPr>
                      </w:pPr>
                      <w:r>
                        <w:rPr>
                          <w:b/>
                          <w:color w:val="FF0000"/>
                          <w:sz w:val="28"/>
                          <w:szCs w:val="28"/>
                        </w:rPr>
                        <w:t>Action B – Inspect belt/disc for damage and replace as necessary</w:t>
                      </w:r>
                    </w:p>
                  </w:txbxContent>
                </v:textbox>
              </v:shape>
            </w:pict>
          </mc:Fallback>
        </mc:AlternateContent>
      </w:r>
    </w:p>
    <w:p w:rsidR="00137D82" w:rsidP="005021B3" w:rsidRDefault="00137D82" w14:paraId="3CDA2DC7" w14:textId="77777777">
      <w:pPr>
        <w:jc w:val="center"/>
        <w:rPr>
          <w:rFonts w:ascii="Arial" w:hAnsi="Arial" w:cs="Arial"/>
          <w:b/>
          <w:bCs/>
          <w:color w:val="FF6600"/>
          <w:sz w:val="44"/>
          <w:szCs w:val="44"/>
        </w:rPr>
      </w:pPr>
    </w:p>
    <w:p w:rsidR="00137D82" w:rsidP="005021B3" w:rsidRDefault="00137D82" w14:paraId="191AF2C8" w14:textId="77777777">
      <w:pPr>
        <w:jc w:val="center"/>
        <w:rPr>
          <w:rFonts w:ascii="Arial" w:hAnsi="Arial" w:cs="Arial"/>
          <w:b/>
          <w:bCs/>
          <w:color w:val="FF6600"/>
          <w:sz w:val="44"/>
          <w:szCs w:val="44"/>
        </w:rPr>
      </w:pPr>
    </w:p>
    <w:p w:rsidR="00137D82" w:rsidP="005021B3" w:rsidRDefault="00137D82" w14:paraId="39E091B6" w14:textId="77777777">
      <w:pPr>
        <w:jc w:val="center"/>
        <w:rPr>
          <w:rFonts w:ascii="Arial" w:hAnsi="Arial" w:cs="Arial"/>
          <w:b/>
          <w:bCs/>
          <w:color w:val="FF6600"/>
          <w:sz w:val="44"/>
          <w:szCs w:val="44"/>
        </w:rPr>
      </w:pPr>
    </w:p>
    <w:p w:rsidR="00137D82" w:rsidP="005021B3" w:rsidRDefault="00137D82" w14:paraId="7742CFA7" w14:textId="77777777">
      <w:pPr>
        <w:jc w:val="center"/>
        <w:rPr>
          <w:rFonts w:ascii="Arial" w:hAnsi="Arial" w:cs="Arial"/>
          <w:b/>
          <w:bCs/>
          <w:color w:val="FF6600"/>
          <w:sz w:val="44"/>
          <w:szCs w:val="44"/>
        </w:rPr>
      </w:pPr>
    </w:p>
    <w:p w:rsidR="00137D82" w:rsidP="003C68AA" w:rsidRDefault="00137D82" w14:paraId="129A998D" w14:textId="77777777">
      <w:pPr>
        <w:rPr>
          <w:rFonts w:ascii="Arial" w:hAnsi="Arial" w:cs="Arial"/>
          <w:b/>
          <w:bCs/>
          <w:color w:val="FF6600"/>
          <w:sz w:val="44"/>
          <w:szCs w:val="44"/>
        </w:rPr>
      </w:pPr>
    </w:p>
    <w:p w:rsidR="00137D82" w:rsidP="005021B3" w:rsidRDefault="00F248D8" w14:paraId="500168B9" w14:textId="77777777">
      <w:pPr>
        <w:jc w:val="center"/>
        <w:rPr>
          <w:rFonts w:ascii="Arial" w:hAnsi="Arial" w:cs="Arial"/>
          <w:b/>
          <w:bCs/>
          <w:color w:val="FF6600"/>
          <w:sz w:val="44"/>
          <w:szCs w:val="44"/>
        </w:rPr>
      </w:pPr>
      <w:r w:rsidRPr="00F248D8">
        <w:rPr>
          <w:rFonts w:ascii="Arial" w:hAnsi="Arial" w:cs="Arial"/>
          <w:b/>
          <w:bCs/>
          <w:color w:val="FF6600"/>
          <w:sz w:val="44"/>
          <w:szCs w:val="44"/>
        </w:rPr>
        <w:t>REFLEX ACTION SHEET</w:t>
      </w:r>
    </w:p>
    <w:p w:rsidR="00F248D8" w:rsidP="005021B3" w:rsidRDefault="00B64C60" w14:paraId="611B6B61" w14:textId="77777777">
      <w:pPr>
        <w:jc w:val="center"/>
        <w:rPr>
          <w:rFonts w:ascii="Arial" w:hAnsi="Arial" w:cs="Arial"/>
          <w:b/>
          <w:bCs/>
          <w:color w:val="FF6600"/>
          <w:sz w:val="44"/>
          <w:szCs w:val="44"/>
        </w:rPr>
      </w:pPr>
      <w:r>
        <w:rPr>
          <w:rFonts w:ascii="Arial" w:hAnsi="Arial" w:cs="Arial"/>
          <w:b/>
          <w:bCs/>
          <w:color w:val="FF6600"/>
          <w:sz w:val="44"/>
          <w:szCs w:val="44"/>
        </w:rPr>
        <w:t>Drill Press/Mill</w:t>
      </w:r>
    </w:p>
    <w:p w:rsidR="00B64C60" w:rsidP="005021B3" w:rsidRDefault="00B64C60" w14:paraId="73F350D6" w14:textId="77777777">
      <w:pPr>
        <w:jc w:val="center"/>
        <w:rPr>
          <w:rFonts w:ascii="Arial" w:hAnsi="Arial" w:cs="Arial"/>
          <w:b/>
          <w:bCs/>
          <w:color w:val="FF6600"/>
          <w:sz w:val="44"/>
          <w:szCs w:val="44"/>
        </w:rPr>
      </w:pPr>
    </w:p>
    <w:p w:rsidR="00F248D8" w:rsidP="005021B3" w:rsidRDefault="00921805" w14:paraId="58711176" w14:textId="3B15D61C">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6EC7C66D" wp14:editId="1A5418D7">
            <wp:extent cx="4267200" cy="3200400"/>
            <wp:effectExtent l="0" t="0" r="0" b="0"/>
            <wp:docPr id="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267200" cy="3200400"/>
                    </a:xfrm>
                    <a:prstGeom prst="rect">
                      <a:avLst/>
                    </a:prstGeom>
                    <a:noFill/>
                    <a:ln>
                      <a:noFill/>
                    </a:ln>
                  </pic:spPr>
                </pic:pic>
              </a:graphicData>
            </a:graphic>
          </wp:inline>
        </w:drawing>
      </w:r>
    </w:p>
    <w:p w:rsidR="00137D82" w:rsidP="005021B3" w:rsidRDefault="00137D82" w14:paraId="04B7AF1E" w14:textId="77777777">
      <w:pPr>
        <w:jc w:val="center"/>
        <w:rPr>
          <w:rFonts w:ascii="Arial" w:hAnsi="Arial" w:cs="Arial"/>
          <w:b/>
          <w:bCs/>
          <w:color w:val="FF6600"/>
          <w:sz w:val="44"/>
          <w:szCs w:val="44"/>
        </w:rPr>
      </w:pPr>
    </w:p>
    <w:p w:rsidR="00137D82" w:rsidP="005021B3" w:rsidRDefault="00921805" w14:paraId="15C5BDCF" w14:textId="3EDA09EF">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75" behindDoc="0" locked="0" layoutInCell="1" allowOverlap="1" wp14:anchorId="322EF1CA" wp14:editId="448509E9">
                <wp:simplePos x="0" y="0"/>
                <wp:positionH relativeFrom="column">
                  <wp:posOffset>47625</wp:posOffset>
                </wp:positionH>
                <wp:positionV relativeFrom="paragraph">
                  <wp:posOffset>34925</wp:posOffset>
                </wp:positionV>
                <wp:extent cx="5695950" cy="3409950"/>
                <wp:effectExtent l="19050" t="15875" r="19050" b="22225"/>
                <wp:wrapNone/>
                <wp:docPr id="1487484746" name="Text Box 2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40995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0CFC739E" w14:textId="77777777">
                            <w:pPr>
                              <w:rPr>
                                <w:b/>
                                <w:color w:val="FF0000"/>
                                <w:sz w:val="28"/>
                                <w:szCs w:val="28"/>
                              </w:rPr>
                            </w:pPr>
                          </w:p>
                          <w:p w:rsidR="00C16350" w:rsidRDefault="00C16350" w14:paraId="4BEC1F7B" w14:textId="77777777">
                            <w:pPr>
                              <w:rPr>
                                <w:b/>
                                <w:color w:val="FF0000"/>
                                <w:sz w:val="28"/>
                                <w:szCs w:val="28"/>
                              </w:rPr>
                            </w:pPr>
                            <w:r>
                              <w:rPr>
                                <w:b/>
                                <w:color w:val="FF0000"/>
                                <w:sz w:val="28"/>
                                <w:szCs w:val="28"/>
                              </w:rPr>
                              <w:t xml:space="preserve">Action A – PPE = Safety glasses &amp; gloves </w:t>
                            </w:r>
                            <w:proofErr w:type="gramStart"/>
                            <w:r>
                              <w:rPr>
                                <w:b/>
                                <w:color w:val="FF0000"/>
                                <w:sz w:val="28"/>
                                <w:szCs w:val="28"/>
                              </w:rPr>
                              <w:t>( use</w:t>
                            </w:r>
                            <w:proofErr w:type="gramEnd"/>
                            <w:r>
                              <w:rPr>
                                <w:b/>
                                <w:color w:val="FF0000"/>
                                <w:sz w:val="28"/>
                                <w:szCs w:val="28"/>
                              </w:rPr>
                              <w:t xml:space="preserve"> caution when gloved hands are near work or the chuck)</w:t>
                            </w:r>
                          </w:p>
                          <w:p w:rsidR="00C16350" w:rsidRDefault="00C16350" w14:paraId="3C809C88" w14:textId="77777777">
                            <w:pPr>
                              <w:rPr>
                                <w:b/>
                                <w:color w:val="FF0000"/>
                                <w:sz w:val="28"/>
                                <w:szCs w:val="28"/>
                              </w:rPr>
                            </w:pPr>
                          </w:p>
                          <w:p w:rsidR="00C16350" w:rsidRDefault="00C16350" w14:paraId="2D01E7FF" w14:textId="77777777">
                            <w:pPr>
                              <w:rPr>
                                <w:b/>
                                <w:color w:val="FF0000"/>
                                <w:sz w:val="28"/>
                                <w:szCs w:val="28"/>
                                <w:u w:val="single"/>
                              </w:rPr>
                            </w:pPr>
                            <w:r>
                              <w:rPr>
                                <w:b/>
                                <w:color w:val="FF0000"/>
                                <w:sz w:val="28"/>
                                <w:szCs w:val="28"/>
                              </w:rPr>
                              <w:t xml:space="preserve">Action B – PPE = </w:t>
                            </w:r>
                            <w:r w:rsidRPr="008647B9">
                              <w:rPr>
                                <w:b/>
                                <w:color w:val="FF0000"/>
                                <w:sz w:val="28"/>
                                <w:szCs w:val="28"/>
                              </w:rPr>
                              <w:t xml:space="preserve">If using this device as a “mill” </w:t>
                            </w:r>
                            <w:r w:rsidRPr="008647B9">
                              <w:rPr>
                                <w:b/>
                                <w:color w:val="FF0000"/>
                                <w:sz w:val="28"/>
                                <w:szCs w:val="28"/>
                                <w:u w:val="single"/>
                              </w:rPr>
                              <w:t>certification is required</w:t>
                            </w:r>
                          </w:p>
                          <w:p w:rsidR="00C16350" w:rsidRDefault="00C16350" w14:paraId="3D2DEC44" w14:textId="77777777">
                            <w:pPr>
                              <w:rPr>
                                <w:b/>
                                <w:color w:val="FF0000"/>
                                <w:sz w:val="28"/>
                                <w:szCs w:val="28"/>
                              </w:rPr>
                            </w:pPr>
                          </w:p>
                          <w:p w:rsidR="00C16350" w:rsidRDefault="00C16350" w14:paraId="25CDC33F" w14:textId="77777777">
                            <w:pPr>
                              <w:rPr>
                                <w:b/>
                                <w:color w:val="FF0000"/>
                                <w:sz w:val="28"/>
                                <w:szCs w:val="28"/>
                              </w:rPr>
                            </w:pPr>
                            <w:r>
                              <w:rPr>
                                <w:b/>
                                <w:color w:val="FF0000"/>
                                <w:sz w:val="28"/>
                                <w:szCs w:val="28"/>
                              </w:rPr>
                              <w:t xml:space="preserve">Action C – Make sure the work is securely clamped to the </w:t>
                            </w:r>
                            <w:proofErr w:type="gramStart"/>
                            <w:r>
                              <w:rPr>
                                <w:b/>
                                <w:color w:val="FF0000"/>
                                <w:sz w:val="28"/>
                                <w:szCs w:val="28"/>
                              </w:rPr>
                              <w:t>work table</w:t>
                            </w:r>
                            <w:proofErr w:type="gramEnd"/>
                          </w:p>
                          <w:p w:rsidR="00C16350" w:rsidRDefault="00C16350" w14:paraId="61C819DB" w14:textId="77777777">
                            <w:pPr>
                              <w:rPr>
                                <w:b/>
                                <w:color w:val="FF0000"/>
                                <w:sz w:val="28"/>
                                <w:szCs w:val="28"/>
                              </w:rPr>
                            </w:pPr>
                          </w:p>
                          <w:p w:rsidR="00C16350" w:rsidRDefault="00C16350" w14:paraId="5494DBD2" w14:textId="77777777">
                            <w:pPr>
                              <w:rPr>
                                <w:b/>
                                <w:color w:val="FF0000"/>
                                <w:sz w:val="28"/>
                                <w:szCs w:val="28"/>
                              </w:rPr>
                            </w:pPr>
                            <w:r>
                              <w:rPr>
                                <w:b/>
                                <w:color w:val="FF0000"/>
                                <w:sz w:val="28"/>
                                <w:szCs w:val="28"/>
                              </w:rPr>
                              <w:t>Action D – Make sure the drill bit/cutting tool is securely in the chuck</w:t>
                            </w:r>
                          </w:p>
                          <w:p w:rsidR="00C16350" w:rsidRDefault="00C16350" w14:paraId="6DC1EB64" w14:textId="77777777">
                            <w:pPr>
                              <w:rPr>
                                <w:b/>
                                <w:color w:val="FF0000"/>
                                <w:sz w:val="28"/>
                                <w:szCs w:val="28"/>
                              </w:rPr>
                            </w:pPr>
                          </w:p>
                          <w:p w:rsidR="00C16350" w:rsidRDefault="00C16350" w14:paraId="43704EF1" w14:textId="77777777">
                            <w:pPr>
                              <w:rPr>
                                <w:b/>
                                <w:color w:val="FF0000"/>
                                <w:sz w:val="28"/>
                                <w:szCs w:val="28"/>
                              </w:rPr>
                            </w:pPr>
                            <w:r>
                              <w:rPr>
                                <w:b/>
                                <w:color w:val="FF0000"/>
                                <w:sz w:val="28"/>
                                <w:szCs w:val="28"/>
                              </w:rPr>
                              <w:t xml:space="preserve">Action E – If automatically positioning the </w:t>
                            </w:r>
                            <w:proofErr w:type="gramStart"/>
                            <w:r>
                              <w:rPr>
                                <w:b/>
                                <w:color w:val="FF0000"/>
                                <w:sz w:val="28"/>
                                <w:szCs w:val="28"/>
                              </w:rPr>
                              <w:t>work table</w:t>
                            </w:r>
                            <w:proofErr w:type="gramEnd"/>
                            <w:r>
                              <w:rPr>
                                <w:b/>
                                <w:color w:val="FF0000"/>
                                <w:sz w:val="28"/>
                                <w:szCs w:val="28"/>
                              </w:rPr>
                              <w:t>, make sure to observe the travel</w:t>
                            </w:r>
                          </w:p>
                          <w:p w:rsidR="00C16350" w:rsidRDefault="00C16350" w14:paraId="469157E1" w14:textId="77777777">
                            <w:pPr>
                              <w:rPr>
                                <w:b/>
                                <w:color w:val="FF0000"/>
                                <w:sz w:val="28"/>
                                <w:szCs w:val="28"/>
                              </w:rPr>
                            </w:pPr>
                          </w:p>
                          <w:p w:rsidRPr="009F2D32" w:rsidR="00C16350" w:rsidRDefault="00C16350" w14:paraId="50E534E5" w14:textId="77777777">
                            <w:pPr>
                              <w:rPr>
                                <w:b/>
                                <w:color w:val="FF0000"/>
                                <w:sz w:val="28"/>
                                <w:szCs w:val="28"/>
                              </w:rPr>
                            </w:pPr>
                            <w:r>
                              <w:rPr>
                                <w:b/>
                                <w:color w:val="FF0000"/>
                                <w:sz w:val="28"/>
                                <w:szCs w:val="28"/>
                              </w:rPr>
                              <w:t xml:space="preserve">Action F – If moving the </w:t>
                            </w:r>
                            <w:proofErr w:type="gramStart"/>
                            <w:r>
                              <w:rPr>
                                <w:b/>
                                <w:color w:val="FF0000"/>
                                <w:sz w:val="28"/>
                                <w:szCs w:val="28"/>
                              </w:rPr>
                              <w:t>work table</w:t>
                            </w:r>
                            <w:proofErr w:type="gramEnd"/>
                            <w:r>
                              <w:rPr>
                                <w:b/>
                                <w:color w:val="FF0000"/>
                                <w:sz w:val="28"/>
                                <w:szCs w:val="28"/>
                              </w:rPr>
                              <w:t xml:space="preserve"> in automatic while cutting, make sure the feed/speed is set correctly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B48A245">
              <v:shape id="Text Box 2133" style="position:absolute;left:0;text-align:left;margin-left:3.75pt;margin-top:2.75pt;width:448.5pt;height:268.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1"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" w14:anchorId="322EF1CA">
                <v:textbox>
                  <w:txbxContent>
                    <w:p w:rsidR="00C16350" w:rsidRDefault="00C16350" w14:paraId="1A81F0B1" w14:textId="77777777">
                      <w:pPr>
                        <w:rPr>
                          <w:b/>
                          <w:color w:val="FF0000"/>
                          <w:sz w:val="28"/>
                          <w:szCs w:val="28"/>
                        </w:rPr>
                      </w:pPr>
                    </w:p>
                    <w:p w:rsidR="00C16350" w:rsidRDefault="00C16350" w14:paraId="03159D50" w14:textId="77777777">
                      <w:pPr>
                        <w:rPr>
                          <w:b/>
                          <w:color w:val="FF0000"/>
                          <w:sz w:val="28"/>
                          <w:szCs w:val="28"/>
                        </w:rPr>
                      </w:pPr>
                      <w:r>
                        <w:rPr>
                          <w:b/>
                          <w:color w:val="FF0000"/>
                          <w:sz w:val="28"/>
                          <w:szCs w:val="28"/>
                        </w:rPr>
                        <w:t xml:space="preserve">Action A – PPE = Safety glasses &amp; gloves </w:t>
                      </w:r>
                      <w:proofErr w:type="gramStart"/>
                      <w:r>
                        <w:rPr>
                          <w:b/>
                          <w:color w:val="FF0000"/>
                          <w:sz w:val="28"/>
                          <w:szCs w:val="28"/>
                        </w:rPr>
                        <w:t>( use</w:t>
                      </w:r>
                      <w:proofErr w:type="gramEnd"/>
                      <w:r>
                        <w:rPr>
                          <w:b/>
                          <w:color w:val="FF0000"/>
                          <w:sz w:val="28"/>
                          <w:szCs w:val="28"/>
                        </w:rPr>
                        <w:t xml:space="preserve"> caution when gloved hands are near work or the chuck)</w:t>
                      </w:r>
                    </w:p>
                    <w:p w:rsidR="00C16350" w:rsidRDefault="00C16350" w14:paraId="717AAFBA" w14:textId="77777777">
                      <w:pPr>
                        <w:rPr>
                          <w:b/>
                          <w:color w:val="FF0000"/>
                          <w:sz w:val="28"/>
                          <w:szCs w:val="28"/>
                        </w:rPr>
                      </w:pPr>
                    </w:p>
                    <w:p w:rsidR="00C16350" w:rsidRDefault="00C16350" w14:paraId="64E3A997" w14:textId="77777777">
                      <w:pPr>
                        <w:rPr>
                          <w:b/>
                          <w:color w:val="FF0000"/>
                          <w:sz w:val="28"/>
                          <w:szCs w:val="28"/>
                          <w:u w:val="single"/>
                        </w:rPr>
                      </w:pPr>
                      <w:r>
                        <w:rPr>
                          <w:b/>
                          <w:color w:val="FF0000"/>
                          <w:sz w:val="28"/>
                          <w:szCs w:val="28"/>
                        </w:rPr>
                        <w:t xml:space="preserve">Action B – PPE = </w:t>
                      </w:r>
                      <w:r w:rsidRPr="008647B9">
                        <w:rPr>
                          <w:b/>
                          <w:color w:val="FF0000"/>
                          <w:sz w:val="28"/>
                          <w:szCs w:val="28"/>
                        </w:rPr>
                        <w:t xml:space="preserve">If using this device as a “mill” </w:t>
                      </w:r>
                      <w:r w:rsidRPr="008647B9">
                        <w:rPr>
                          <w:b/>
                          <w:color w:val="FF0000"/>
                          <w:sz w:val="28"/>
                          <w:szCs w:val="28"/>
                          <w:u w:val="single"/>
                        </w:rPr>
                        <w:t>certification is required</w:t>
                      </w:r>
                    </w:p>
                    <w:p w:rsidR="00C16350" w:rsidRDefault="00C16350" w14:paraId="56EE48EE" w14:textId="77777777">
                      <w:pPr>
                        <w:rPr>
                          <w:b/>
                          <w:color w:val="FF0000"/>
                          <w:sz w:val="28"/>
                          <w:szCs w:val="28"/>
                        </w:rPr>
                      </w:pPr>
                    </w:p>
                    <w:p w:rsidR="00C16350" w:rsidRDefault="00C16350" w14:paraId="47934102" w14:textId="77777777">
                      <w:pPr>
                        <w:rPr>
                          <w:b/>
                          <w:color w:val="FF0000"/>
                          <w:sz w:val="28"/>
                          <w:szCs w:val="28"/>
                        </w:rPr>
                      </w:pPr>
                      <w:r>
                        <w:rPr>
                          <w:b/>
                          <w:color w:val="FF0000"/>
                          <w:sz w:val="28"/>
                          <w:szCs w:val="28"/>
                        </w:rPr>
                        <w:t xml:space="preserve">Action C – Make sure the work is securely clamped to the </w:t>
                      </w:r>
                      <w:proofErr w:type="gramStart"/>
                      <w:r>
                        <w:rPr>
                          <w:b/>
                          <w:color w:val="FF0000"/>
                          <w:sz w:val="28"/>
                          <w:szCs w:val="28"/>
                        </w:rPr>
                        <w:t>work table</w:t>
                      </w:r>
                      <w:proofErr w:type="gramEnd"/>
                    </w:p>
                    <w:p w:rsidR="00C16350" w:rsidRDefault="00C16350" w14:paraId="2908EB2C" w14:textId="77777777">
                      <w:pPr>
                        <w:rPr>
                          <w:b/>
                          <w:color w:val="FF0000"/>
                          <w:sz w:val="28"/>
                          <w:szCs w:val="28"/>
                        </w:rPr>
                      </w:pPr>
                    </w:p>
                    <w:p w:rsidR="00C16350" w:rsidRDefault="00C16350" w14:paraId="01C7EE3D" w14:textId="77777777">
                      <w:pPr>
                        <w:rPr>
                          <w:b/>
                          <w:color w:val="FF0000"/>
                          <w:sz w:val="28"/>
                          <w:szCs w:val="28"/>
                        </w:rPr>
                      </w:pPr>
                      <w:r>
                        <w:rPr>
                          <w:b/>
                          <w:color w:val="FF0000"/>
                          <w:sz w:val="28"/>
                          <w:szCs w:val="28"/>
                        </w:rPr>
                        <w:t>Action D – Make sure the drill bit/cutting tool is securely in the chuck</w:t>
                      </w:r>
                    </w:p>
                    <w:p w:rsidR="00C16350" w:rsidRDefault="00C16350" w14:paraId="121FD38A" w14:textId="77777777">
                      <w:pPr>
                        <w:rPr>
                          <w:b/>
                          <w:color w:val="FF0000"/>
                          <w:sz w:val="28"/>
                          <w:szCs w:val="28"/>
                        </w:rPr>
                      </w:pPr>
                    </w:p>
                    <w:p w:rsidR="00C16350" w:rsidRDefault="00C16350" w14:paraId="69D44D02" w14:textId="77777777">
                      <w:pPr>
                        <w:rPr>
                          <w:b/>
                          <w:color w:val="FF0000"/>
                          <w:sz w:val="28"/>
                          <w:szCs w:val="28"/>
                        </w:rPr>
                      </w:pPr>
                      <w:r>
                        <w:rPr>
                          <w:b/>
                          <w:color w:val="FF0000"/>
                          <w:sz w:val="28"/>
                          <w:szCs w:val="28"/>
                        </w:rPr>
                        <w:t xml:space="preserve">Action E – If automatically positioning the </w:t>
                      </w:r>
                      <w:proofErr w:type="gramStart"/>
                      <w:r>
                        <w:rPr>
                          <w:b/>
                          <w:color w:val="FF0000"/>
                          <w:sz w:val="28"/>
                          <w:szCs w:val="28"/>
                        </w:rPr>
                        <w:t>work table</w:t>
                      </w:r>
                      <w:proofErr w:type="gramEnd"/>
                      <w:r>
                        <w:rPr>
                          <w:b/>
                          <w:color w:val="FF0000"/>
                          <w:sz w:val="28"/>
                          <w:szCs w:val="28"/>
                        </w:rPr>
                        <w:t>, make sure to observe the travel</w:t>
                      </w:r>
                    </w:p>
                    <w:p w:rsidR="00C16350" w:rsidRDefault="00C16350" w14:paraId="1FE2DD96" w14:textId="77777777">
                      <w:pPr>
                        <w:rPr>
                          <w:b/>
                          <w:color w:val="FF0000"/>
                          <w:sz w:val="28"/>
                          <w:szCs w:val="28"/>
                        </w:rPr>
                      </w:pPr>
                    </w:p>
                    <w:p w:rsidRPr="009F2D32" w:rsidR="00C16350" w:rsidRDefault="00C16350" w14:paraId="50B5238E" w14:textId="77777777">
                      <w:pPr>
                        <w:rPr>
                          <w:b/>
                          <w:color w:val="FF0000"/>
                          <w:sz w:val="28"/>
                          <w:szCs w:val="28"/>
                        </w:rPr>
                      </w:pPr>
                      <w:r>
                        <w:rPr>
                          <w:b/>
                          <w:color w:val="FF0000"/>
                          <w:sz w:val="28"/>
                          <w:szCs w:val="28"/>
                        </w:rPr>
                        <w:t xml:space="preserve">Action F – If moving the </w:t>
                      </w:r>
                      <w:proofErr w:type="gramStart"/>
                      <w:r>
                        <w:rPr>
                          <w:b/>
                          <w:color w:val="FF0000"/>
                          <w:sz w:val="28"/>
                          <w:szCs w:val="28"/>
                        </w:rPr>
                        <w:t>work table</w:t>
                      </w:r>
                      <w:proofErr w:type="gramEnd"/>
                      <w:r>
                        <w:rPr>
                          <w:b/>
                          <w:color w:val="FF0000"/>
                          <w:sz w:val="28"/>
                          <w:szCs w:val="28"/>
                        </w:rPr>
                        <w:t xml:space="preserve"> in automatic while cutting, make sure the feed/speed is set correctly</w:t>
                      </w:r>
                    </w:p>
                  </w:txbxContent>
                </v:textbox>
              </v:shape>
            </w:pict>
          </mc:Fallback>
        </mc:AlternateContent>
      </w:r>
    </w:p>
    <w:p w:rsidR="00137D82" w:rsidP="005021B3" w:rsidRDefault="00137D82" w14:paraId="5E0F729B" w14:textId="77777777">
      <w:pPr>
        <w:jc w:val="center"/>
        <w:rPr>
          <w:rFonts w:ascii="Arial" w:hAnsi="Arial" w:cs="Arial"/>
          <w:b/>
          <w:bCs/>
          <w:color w:val="FF6600"/>
          <w:sz w:val="44"/>
          <w:szCs w:val="44"/>
        </w:rPr>
      </w:pPr>
    </w:p>
    <w:p w:rsidR="00137D82" w:rsidP="005021B3" w:rsidRDefault="00137D82" w14:paraId="11AC9E4C" w14:textId="77777777">
      <w:pPr>
        <w:jc w:val="center"/>
        <w:rPr>
          <w:rFonts w:ascii="Arial" w:hAnsi="Arial" w:cs="Arial"/>
          <w:b/>
          <w:bCs/>
          <w:color w:val="FF6600"/>
          <w:sz w:val="44"/>
          <w:szCs w:val="44"/>
        </w:rPr>
      </w:pPr>
    </w:p>
    <w:p w:rsidR="00137D82" w:rsidP="005021B3" w:rsidRDefault="00137D82" w14:paraId="264171FF" w14:textId="77777777">
      <w:pPr>
        <w:jc w:val="center"/>
        <w:rPr>
          <w:rFonts w:ascii="Arial" w:hAnsi="Arial" w:cs="Arial"/>
          <w:b/>
          <w:bCs/>
          <w:color w:val="FF6600"/>
          <w:sz w:val="44"/>
          <w:szCs w:val="44"/>
        </w:rPr>
      </w:pPr>
    </w:p>
    <w:p w:rsidR="00137D82" w:rsidP="005021B3" w:rsidRDefault="00137D82" w14:paraId="37BF19CE" w14:textId="77777777">
      <w:pPr>
        <w:jc w:val="center"/>
        <w:rPr>
          <w:rFonts w:ascii="Arial" w:hAnsi="Arial" w:cs="Arial"/>
          <w:b/>
          <w:bCs/>
          <w:color w:val="FF6600"/>
          <w:sz w:val="44"/>
          <w:szCs w:val="44"/>
        </w:rPr>
      </w:pPr>
    </w:p>
    <w:p w:rsidR="00137D82" w:rsidP="005021B3" w:rsidRDefault="00137D82" w14:paraId="394DC954" w14:textId="77777777">
      <w:pPr>
        <w:jc w:val="center"/>
        <w:rPr>
          <w:rFonts w:ascii="Arial" w:hAnsi="Arial" w:cs="Arial"/>
          <w:b/>
          <w:bCs/>
          <w:color w:val="FF6600"/>
          <w:sz w:val="44"/>
          <w:szCs w:val="44"/>
        </w:rPr>
      </w:pPr>
    </w:p>
    <w:p w:rsidR="00137D82" w:rsidP="005021B3" w:rsidRDefault="00137D82" w14:paraId="78317F04" w14:textId="77777777">
      <w:pPr>
        <w:jc w:val="center"/>
        <w:rPr>
          <w:rFonts w:ascii="Arial" w:hAnsi="Arial" w:cs="Arial"/>
          <w:b/>
          <w:bCs/>
          <w:color w:val="FF6600"/>
          <w:sz w:val="44"/>
          <w:szCs w:val="44"/>
        </w:rPr>
      </w:pPr>
    </w:p>
    <w:p w:rsidR="00137D82" w:rsidP="005021B3" w:rsidRDefault="00137D82" w14:paraId="1DE2C50D" w14:textId="77777777">
      <w:pPr>
        <w:jc w:val="center"/>
        <w:rPr>
          <w:rFonts w:ascii="Arial" w:hAnsi="Arial" w:cs="Arial"/>
          <w:b/>
          <w:bCs/>
          <w:color w:val="FF6600"/>
          <w:sz w:val="44"/>
          <w:szCs w:val="44"/>
        </w:rPr>
      </w:pPr>
    </w:p>
    <w:p w:rsidR="00137D82" w:rsidP="005021B3" w:rsidRDefault="00137D82" w14:paraId="1FAE3C4C" w14:textId="77777777">
      <w:pPr>
        <w:jc w:val="center"/>
        <w:rPr>
          <w:rFonts w:ascii="Arial" w:hAnsi="Arial" w:cs="Arial"/>
          <w:b/>
          <w:bCs/>
          <w:color w:val="FF6600"/>
          <w:sz w:val="44"/>
          <w:szCs w:val="44"/>
        </w:rPr>
      </w:pPr>
    </w:p>
    <w:p w:rsidR="00137D82" w:rsidP="005021B3" w:rsidRDefault="00137D82" w14:paraId="7A4BE867" w14:textId="77777777">
      <w:pPr>
        <w:jc w:val="center"/>
        <w:rPr>
          <w:rFonts w:ascii="Arial" w:hAnsi="Arial" w:cs="Arial"/>
          <w:b/>
          <w:bCs/>
          <w:color w:val="FF6600"/>
          <w:sz w:val="44"/>
          <w:szCs w:val="44"/>
        </w:rPr>
      </w:pPr>
    </w:p>
    <w:p w:rsidR="00137D82" w:rsidP="005021B3" w:rsidRDefault="00137D82" w14:paraId="744BA103" w14:textId="77777777">
      <w:pPr>
        <w:jc w:val="center"/>
        <w:rPr>
          <w:rFonts w:ascii="Arial" w:hAnsi="Arial" w:cs="Arial"/>
          <w:b/>
          <w:bCs/>
          <w:color w:val="FF6600"/>
          <w:sz w:val="44"/>
          <w:szCs w:val="44"/>
        </w:rPr>
      </w:pPr>
    </w:p>
    <w:p w:rsidR="00137D82" w:rsidP="005021B3" w:rsidRDefault="00F248D8" w14:paraId="146CEFD8" w14:textId="77777777">
      <w:pPr>
        <w:jc w:val="center"/>
        <w:rPr>
          <w:rFonts w:ascii="Arial" w:hAnsi="Arial" w:cs="Arial"/>
          <w:b/>
          <w:bCs/>
          <w:color w:val="FF6600"/>
          <w:sz w:val="44"/>
          <w:szCs w:val="44"/>
        </w:rPr>
      </w:pPr>
      <w:r w:rsidRPr="00F248D8">
        <w:rPr>
          <w:rFonts w:ascii="Arial" w:hAnsi="Arial" w:cs="Arial"/>
          <w:b/>
          <w:bCs/>
          <w:color w:val="FF6600"/>
          <w:sz w:val="44"/>
          <w:szCs w:val="44"/>
        </w:rPr>
        <w:t>REFLEX ACTION SHEET</w:t>
      </w:r>
    </w:p>
    <w:p w:rsidR="00137D82" w:rsidP="005021B3" w:rsidRDefault="009F2D32" w14:paraId="3239FFC5" w14:textId="77777777">
      <w:pPr>
        <w:jc w:val="center"/>
        <w:rPr>
          <w:rFonts w:ascii="Arial" w:hAnsi="Arial" w:cs="Arial"/>
          <w:b/>
          <w:bCs/>
          <w:color w:val="FF6600"/>
          <w:sz w:val="44"/>
          <w:szCs w:val="44"/>
        </w:rPr>
      </w:pPr>
      <w:r>
        <w:rPr>
          <w:rFonts w:ascii="Arial" w:hAnsi="Arial" w:cs="Arial"/>
          <w:b/>
          <w:bCs/>
          <w:color w:val="FF6600"/>
          <w:sz w:val="44"/>
          <w:szCs w:val="44"/>
        </w:rPr>
        <w:t>Faucault Bearing Heater</w:t>
      </w:r>
    </w:p>
    <w:p w:rsidR="00137D82" w:rsidP="005021B3" w:rsidRDefault="00137D82" w14:paraId="7615FB49" w14:textId="77777777">
      <w:pPr>
        <w:jc w:val="center"/>
        <w:rPr>
          <w:rFonts w:ascii="Arial" w:hAnsi="Arial" w:cs="Arial"/>
          <w:b/>
          <w:bCs/>
          <w:color w:val="FF6600"/>
          <w:sz w:val="44"/>
          <w:szCs w:val="44"/>
        </w:rPr>
      </w:pPr>
    </w:p>
    <w:p w:rsidR="00137D82" w:rsidP="005021B3" w:rsidRDefault="00921805" w14:paraId="44560DBD" w14:textId="5A3910D2">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0114477A" wp14:editId="6F07D3C5">
            <wp:extent cx="4391025" cy="3295650"/>
            <wp:effectExtent l="0" t="0" r="0" b="0"/>
            <wp:docPr id="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391025" cy="3295650"/>
                    </a:xfrm>
                    <a:prstGeom prst="rect">
                      <a:avLst/>
                    </a:prstGeom>
                    <a:noFill/>
                    <a:ln>
                      <a:noFill/>
                    </a:ln>
                  </pic:spPr>
                </pic:pic>
              </a:graphicData>
            </a:graphic>
          </wp:inline>
        </w:drawing>
      </w:r>
    </w:p>
    <w:p w:rsidR="00137D82" w:rsidP="005021B3" w:rsidRDefault="00137D82" w14:paraId="3459ECFE" w14:textId="77777777">
      <w:pPr>
        <w:jc w:val="center"/>
        <w:rPr>
          <w:rFonts w:ascii="Arial" w:hAnsi="Arial" w:cs="Arial"/>
          <w:b/>
          <w:bCs/>
          <w:color w:val="FF6600"/>
          <w:sz w:val="44"/>
          <w:szCs w:val="44"/>
        </w:rPr>
      </w:pPr>
    </w:p>
    <w:p w:rsidR="00F248D8" w:rsidP="005021B3" w:rsidRDefault="00921805" w14:paraId="78E5A43C" w14:textId="4179FE53">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76" behindDoc="0" locked="0" layoutInCell="1" allowOverlap="1" wp14:anchorId="4DFEA960" wp14:editId="08E7D8EF">
                <wp:simplePos x="0" y="0"/>
                <wp:positionH relativeFrom="column">
                  <wp:posOffset>0</wp:posOffset>
                </wp:positionH>
                <wp:positionV relativeFrom="paragraph">
                  <wp:posOffset>10160</wp:posOffset>
                </wp:positionV>
                <wp:extent cx="5686425" cy="2562225"/>
                <wp:effectExtent l="19050" t="19685" r="19050" b="18415"/>
                <wp:wrapNone/>
                <wp:docPr id="1202191822" name="Text Box 2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256222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RDefault="00C16350" w14:paraId="02A1BAF2" w14:textId="77777777"/>
                          <w:p w:rsidR="00C16350" w:rsidRDefault="00C16350" w14:paraId="118D8100" w14:textId="77777777">
                            <w:pPr>
                              <w:rPr>
                                <w:b/>
                                <w:color w:val="FF0000"/>
                                <w:sz w:val="28"/>
                                <w:szCs w:val="28"/>
                              </w:rPr>
                            </w:pPr>
                          </w:p>
                          <w:p w:rsidR="00C16350" w:rsidRDefault="00C16350" w14:paraId="7C9AA17C" w14:textId="77777777">
                            <w:pPr>
                              <w:rPr>
                                <w:b/>
                                <w:color w:val="FF0000"/>
                                <w:sz w:val="28"/>
                                <w:szCs w:val="28"/>
                              </w:rPr>
                            </w:pPr>
                            <w:r>
                              <w:rPr>
                                <w:b/>
                                <w:color w:val="FF0000"/>
                                <w:sz w:val="28"/>
                                <w:szCs w:val="28"/>
                              </w:rPr>
                              <w:t>Action A – PPE = Safety glasses &amp; gloves</w:t>
                            </w:r>
                          </w:p>
                          <w:p w:rsidR="00C16350" w:rsidRDefault="00C16350" w14:paraId="533203A3" w14:textId="77777777">
                            <w:pPr>
                              <w:rPr>
                                <w:b/>
                                <w:color w:val="FF0000"/>
                                <w:sz w:val="28"/>
                                <w:szCs w:val="28"/>
                              </w:rPr>
                            </w:pPr>
                          </w:p>
                          <w:p w:rsidR="00C16350" w:rsidRDefault="00C16350" w14:paraId="40C26C24" w14:textId="77777777">
                            <w:pPr>
                              <w:rPr>
                                <w:b/>
                                <w:color w:val="FF0000"/>
                                <w:sz w:val="28"/>
                                <w:szCs w:val="28"/>
                              </w:rPr>
                            </w:pPr>
                            <w:r>
                              <w:rPr>
                                <w:b/>
                                <w:color w:val="FF0000"/>
                                <w:sz w:val="28"/>
                                <w:szCs w:val="28"/>
                              </w:rPr>
                              <w:t xml:space="preserve">Action B – </w:t>
                            </w:r>
                            <w:r w:rsidRPr="009F2D32">
                              <w:rPr>
                                <w:b/>
                                <w:color w:val="FF0000"/>
                                <w:sz w:val="28"/>
                                <w:szCs w:val="28"/>
                                <w:u w:val="single"/>
                              </w:rPr>
                              <w:t>Certification is required</w:t>
                            </w:r>
                            <w:r>
                              <w:rPr>
                                <w:b/>
                                <w:color w:val="FF0000"/>
                                <w:sz w:val="28"/>
                                <w:szCs w:val="28"/>
                              </w:rPr>
                              <w:t xml:space="preserve"> before operating the bearing heater</w:t>
                            </w:r>
                          </w:p>
                          <w:p w:rsidR="00C16350" w:rsidRDefault="00C16350" w14:paraId="7DBB7871" w14:textId="77777777">
                            <w:pPr>
                              <w:rPr>
                                <w:b/>
                                <w:color w:val="FF0000"/>
                                <w:sz w:val="28"/>
                                <w:szCs w:val="28"/>
                              </w:rPr>
                            </w:pPr>
                          </w:p>
                          <w:p w:rsidR="00C16350" w:rsidRDefault="00C16350" w14:paraId="1C087F50" w14:textId="77777777">
                            <w:pPr>
                              <w:rPr>
                                <w:b/>
                                <w:color w:val="FF0000"/>
                                <w:sz w:val="28"/>
                                <w:szCs w:val="28"/>
                              </w:rPr>
                            </w:pPr>
                            <w:r>
                              <w:rPr>
                                <w:b/>
                                <w:color w:val="FF0000"/>
                                <w:sz w:val="28"/>
                                <w:szCs w:val="28"/>
                              </w:rPr>
                              <w:t>Action C – Inspect all cables and connections prior to use</w:t>
                            </w:r>
                          </w:p>
                          <w:p w:rsidR="00C16350" w:rsidRDefault="00C16350" w14:paraId="0D08E812" w14:textId="77777777">
                            <w:pPr>
                              <w:rPr>
                                <w:b/>
                                <w:color w:val="FF0000"/>
                                <w:sz w:val="28"/>
                                <w:szCs w:val="28"/>
                              </w:rPr>
                            </w:pPr>
                          </w:p>
                          <w:p w:rsidR="00C16350" w:rsidRDefault="00C16350" w14:paraId="29BBC35F" w14:textId="77777777">
                            <w:pPr>
                              <w:rPr>
                                <w:b/>
                                <w:color w:val="FF0000"/>
                                <w:sz w:val="28"/>
                                <w:szCs w:val="28"/>
                              </w:rPr>
                            </w:pPr>
                            <w:r>
                              <w:rPr>
                                <w:b/>
                                <w:color w:val="FF0000"/>
                                <w:sz w:val="28"/>
                                <w:szCs w:val="28"/>
                              </w:rPr>
                              <w:t>Action D – Make sure the machine is programmed correctly for the bearing you are heating</w:t>
                            </w:r>
                          </w:p>
                          <w:p w:rsidRPr="009F2D32" w:rsidR="00C16350" w:rsidRDefault="00C16350" w14:paraId="2342DC45" w14:textId="77777777">
                            <w:pPr>
                              <w:rPr>
                                <w:b/>
                                <w:color w:val="FF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3FB82C2">
              <v:shape id="Text Box 2134" style="position:absolute;left:0;text-align:left;margin-left:0;margin-top:.8pt;width:447.75pt;height:201.7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2"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" w14:anchorId="4DFEA960">
                <v:textbox>
                  <w:txbxContent>
                    <w:p w:rsidR="00C16350" w:rsidRDefault="00C16350" w14:paraId="27357532" w14:textId="77777777"/>
                    <w:p w:rsidR="00C16350" w:rsidRDefault="00C16350" w14:paraId="07F023C8" w14:textId="77777777">
                      <w:pPr>
                        <w:rPr>
                          <w:b/>
                          <w:color w:val="FF0000"/>
                          <w:sz w:val="28"/>
                          <w:szCs w:val="28"/>
                        </w:rPr>
                      </w:pPr>
                    </w:p>
                    <w:p w:rsidR="00C16350" w:rsidRDefault="00C16350" w14:paraId="3F18D198" w14:textId="77777777">
                      <w:pPr>
                        <w:rPr>
                          <w:b/>
                          <w:color w:val="FF0000"/>
                          <w:sz w:val="28"/>
                          <w:szCs w:val="28"/>
                        </w:rPr>
                      </w:pPr>
                      <w:r>
                        <w:rPr>
                          <w:b/>
                          <w:color w:val="FF0000"/>
                          <w:sz w:val="28"/>
                          <w:szCs w:val="28"/>
                        </w:rPr>
                        <w:t>Action A – PPE = Safety glasses &amp; gloves</w:t>
                      </w:r>
                    </w:p>
                    <w:p w:rsidR="00C16350" w:rsidRDefault="00C16350" w14:paraId="4BDB5498" w14:textId="77777777">
                      <w:pPr>
                        <w:rPr>
                          <w:b/>
                          <w:color w:val="FF0000"/>
                          <w:sz w:val="28"/>
                          <w:szCs w:val="28"/>
                        </w:rPr>
                      </w:pPr>
                    </w:p>
                    <w:p w:rsidR="00C16350" w:rsidRDefault="00C16350" w14:paraId="56409B19" w14:textId="77777777">
                      <w:pPr>
                        <w:rPr>
                          <w:b/>
                          <w:color w:val="FF0000"/>
                          <w:sz w:val="28"/>
                          <w:szCs w:val="28"/>
                        </w:rPr>
                      </w:pPr>
                      <w:r>
                        <w:rPr>
                          <w:b/>
                          <w:color w:val="FF0000"/>
                          <w:sz w:val="28"/>
                          <w:szCs w:val="28"/>
                        </w:rPr>
                        <w:t xml:space="preserve">Action B – </w:t>
                      </w:r>
                      <w:r w:rsidRPr="009F2D32">
                        <w:rPr>
                          <w:b/>
                          <w:color w:val="FF0000"/>
                          <w:sz w:val="28"/>
                          <w:szCs w:val="28"/>
                          <w:u w:val="single"/>
                        </w:rPr>
                        <w:t>Certification is required</w:t>
                      </w:r>
                      <w:r>
                        <w:rPr>
                          <w:b/>
                          <w:color w:val="FF0000"/>
                          <w:sz w:val="28"/>
                          <w:szCs w:val="28"/>
                        </w:rPr>
                        <w:t xml:space="preserve"> before operating the bearing heater</w:t>
                      </w:r>
                    </w:p>
                    <w:p w:rsidR="00C16350" w:rsidRDefault="00C16350" w14:paraId="2916C19D" w14:textId="77777777">
                      <w:pPr>
                        <w:rPr>
                          <w:b/>
                          <w:color w:val="FF0000"/>
                          <w:sz w:val="28"/>
                          <w:szCs w:val="28"/>
                        </w:rPr>
                      </w:pPr>
                    </w:p>
                    <w:p w:rsidR="00C16350" w:rsidRDefault="00C16350" w14:paraId="62F60BA3" w14:textId="77777777">
                      <w:pPr>
                        <w:rPr>
                          <w:b/>
                          <w:color w:val="FF0000"/>
                          <w:sz w:val="28"/>
                          <w:szCs w:val="28"/>
                        </w:rPr>
                      </w:pPr>
                      <w:r>
                        <w:rPr>
                          <w:b/>
                          <w:color w:val="FF0000"/>
                          <w:sz w:val="28"/>
                          <w:szCs w:val="28"/>
                        </w:rPr>
                        <w:t>Action C – Inspect all cables and connections prior to use</w:t>
                      </w:r>
                    </w:p>
                    <w:p w:rsidR="00C16350" w:rsidRDefault="00C16350" w14:paraId="74869460" w14:textId="77777777">
                      <w:pPr>
                        <w:rPr>
                          <w:b/>
                          <w:color w:val="FF0000"/>
                          <w:sz w:val="28"/>
                          <w:szCs w:val="28"/>
                        </w:rPr>
                      </w:pPr>
                    </w:p>
                    <w:p w:rsidR="00C16350" w:rsidRDefault="00C16350" w14:paraId="1BE14ABD" w14:textId="77777777">
                      <w:pPr>
                        <w:rPr>
                          <w:b/>
                          <w:color w:val="FF0000"/>
                          <w:sz w:val="28"/>
                          <w:szCs w:val="28"/>
                        </w:rPr>
                      </w:pPr>
                      <w:r>
                        <w:rPr>
                          <w:b/>
                          <w:color w:val="FF0000"/>
                          <w:sz w:val="28"/>
                          <w:szCs w:val="28"/>
                        </w:rPr>
                        <w:t>Action D – Make sure the machine is programmed correctly for the bearing you are heating</w:t>
                      </w:r>
                    </w:p>
                    <w:p w:rsidRPr="009F2D32" w:rsidR="00C16350" w:rsidRDefault="00C16350" w14:paraId="187F57B8" w14:textId="77777777">
                      <w:pPr>
                        <w:rPr>
                          <w:b/>
                          <w:color w:val="FF0000"/>
                          <w:sz w:val="28"/>
                          <w:szCs w:val="28"/>
                        </w:rPr>
                      </w:pPr>
                    </w:p>
                  </w:txbxContent>
                </v:textbox>
              </v:shape>
            </w:pict>
          </mc:Fallback>
        </mc:AlternateContent>
      </w:r>
    </w:p>
    <w:p w:rsidR="00F248D8" w:rsidP="005021B3" w:rsidRDefault="00F248D8" w14:paraId="1CDA9B71" w14:textId="77777777">
      <w:pPr>
        <w:jc w:val="center"/>
        <w:rPr>
          <w:rFonts w:ascii="Arial" w:hAnsi="Arial" w:cs="Arial"/>
          <w:b/>
          <w:bCs/>
          <w:color w:val="FF6600"/>
          <w:sz w:val="44"/>
          <w:szCs w:val="44"/>
        </w:rPr>
      </w:pPr>
    </w:p>
    <w:p w:rsidR="00F248D8" w:rsidP="005021B3" w:rsidRDefault="00F248D8" w14:paraId="098A0B75" w14:textId="77777777">
      <w:pPr>
        <w:jc w:val="center"/>
        <w:rPr>
          <w:rFonts w:ascii="Arial" w:hAnsi="Arial" w:cs="Arial"/>
          <w:b/>
          <w:bCs/>
          <w:color w:val="FF6600"/>
          <w:sz w:val="44"/>
          <w:szCs w:val="44"/>
        </w:rPr>
      </w:pPr>
    </w:p>
    <w:p w:rsidR="00F248D8" w:rsidP="005021B3" w:rsidRDefault="00F248D8" w14:paraId="0FE62CF9" w14:textId="77777777">
      <w:pPr>
        <w:jc w:val="center"/>
        <w:rPr>
          <w:rFonts w:ascii="Arial" w:hAnsi="Arial" w:cs="Arial"/>
          <w:b/>
          <w:bCs/>
          <w:color w:val="FF6600"/>
          <w:sz w:val="44"/>
          <w:szCs w:val="44"/>
        </w:rPr>
      </w:pPr>
    </w:p>
    <w:p w:rsidR="00F248D8" w:rsidP="005021B3" w:rsidRDefault="00F248D8" w14:paraId="0C57F90B" w14:textId="77777777">
      <w:pPr>
        <w:jc w:val="center"/>
        <w:rPr>
          <w:rFonts w:ascii="Arial" w:hAnsi="Arial" w:cs="Arial"/>
          <w:b/>
          <w:bCs/>
          <w:color w:val="FF6600"/>
          <w:sz w:val="44"/>
          <w:szCs w:val="44"/>
        </w:rPr>
      </w:pPr>
    </w:p>
    <w:p w:rsidR="00F248D8" w:rsidP="005021B3" w:rsidRDefault="00F248D8" w14:paraId="25F9D165" w14:textId="77777777">
      <w:pPr>
        <w:jc w:val="center"/>
        <w:rPr>
          <w:rFonts w:ascii="Arial" w:hAnsi="Arial" w:cs="Arial"/>
          <w:b/>
          <w:bCs/>
          <w:color w:val="FF6600"/>
          <w:sz w:val="44"/>
          <w:szCs w:val="44"/>
        </w:rPr>
      </w:pPr>
    </w:p>
    <w:p w:rsidR="009F2D32" w:rsidP="005021B3" w:rsidRDefault="009F2D32" w14:paraId="7BE2E495" w14:textId="77777777">
      <w:pPr>
        <w:jc w:val="center"/>
        <w:rPr>
          <w:rFonts w:ascii="Arial" w:hAnsi="Arial" w:cs="Arial"/>
          <w:b/>
          <w:bCs/>
          <w:color w:val="FF6600"/>
          <w:sz w:val="44"/>
          <w:szCs w:val="44"/>
        </w:rPr>
      </w:pPr>
    </w:p>
    <w:p w:rsidR="009F2D32" w:rsidP="005021B3" w:rsidRDefault="009F2D32" w14:paraId="4A68209D" w14:textId="77777777">
      <w:pPr>
        <w:jc w:val="center"/>
        <w:rPr>
          <w:rFonts w:ascii="Arial" w:hAnsi="Arial" w:cs="Arial"/>
          <w:b/>
          <w:bCs/>
          <w:color w:val="FF6600"/>
          <w:sz w:val="44"/>
          <w:szCs w:val="44"/>
        </w:rPr>
      </w:pPr>
    </w:p>
    <w:p w:rsidR="009F2D32" w:rsidP="005021B3" w:rsidRDefault="009F2D32" w14:paraId="17B803E0" w14:textId="77777777">
      <w:pPr>
        <w:jc w:val="center"/>
        <w:rPr>
          <w:rFonts w:ascii="Arial" w:hAnsi="Arial" w:cs="Arial"/>
          <w:b/>
          <w:bCs/>
          <w:color w:val="FF6600"/>
          <w:sz w:val="44"/>
          <w:szCs w:val="44"/>
        </w:rPr>
      </w:pPr>
    </w:p>
    <w:p w:rsidR="009F2D32" w:rsidP="005021B3" w:rsidRDefault="009F2D32" w14:paraId="09795DE1" w14:textId="77777777">
      <w:pPr>
        <w:jc w:val="center"/>
        <w:rPr>
          <w:rFonts w:ascii="Arial" w:hAnsi="Arial" w:cs="Arial"/>
          <w:b/>
          <w:bCs/>
          <w:color w:val="FF6600"/>
          <w:sz w:val="44"/>
          <w:szCs w:val="44"/>
        </w:rPr>
      </w:pPr>
    </w:p>
    <w:p w:rsidR="00F248D8" w:rsidP="003C68AA" w:rsidRDefault="00F248D8" w14:paraId="11F22459" w14:textId="77777777">
      <w:pPr>
        <w:jc w:val="center"/>
        <w:rPr>
          <w:rFonts w:ascii="Arial" w:hAnsi="Arial" w:cs="Arial"/>
          <w:b/>
          <w:bCs/>
          <w:color w:val="FF6600"/>
          <w:sz w:val="44"/>
          <w:szCs w:val="44"/>
        </w:rPr>
      </w:pPr>
      <w:r w:rsidRPr="00F248D8">
        <w:rPr>
          <w:rFonts w:ascii="Arial" w:hAnsi="Arial" w:cs="Arial"/>
          <w:b/>
          <w:bCs/>
          <w:color w:val="FF6600"/>
          <w:sz w:val="44"/>
          <w:szCs w:val="44"/>
        </w:rPr>
        <w:t>REFLEX ACTION SHEET</w:t>
      </w:r>
    </w:p>
    <w:p w:rsidR="00F248D8" w:rsidP="005021B3" w:rsidRDefault="001229F3" w14:paraId="116917E4" w14:textId="77777777">
      <w:pPr>
        <w:jc w:val="center"/>
        <w:rPr>
          <w:rFonts w:ascii="Arial" w:hAnsi="Arial" w:cs="Arial"/>
          <w:b/>
          <w:bCs/>
          <w:color w:val="FF6600"/>
          <w:sz w:val="44"/>
          <w:szCs w:val="44"/>
        </w:rPr>
      </w:pPr>
      <w:r>
        <w:rPr>
          <w:rFonts w:ascii="Arial" w:hAnsi="Arial" w:cs="Arial"/>
          <w:b/>
          <w:bCs/>
          <w:color w:val="FF6600"/>
          <w:sz w:val="44"/>
          <w:szCs w:val="44"/>
        </w:rPr>
        <w:t>DESHAZO Overhead Crane</w:t>
      </w:r>
    </w:p>
    <w:p w:rsidR="00F248D8" w:rsidP="005021B3" w:rsidRDefault="00F248D8" w14:paraId="07C64A17" w14:textId="77777777">
      <w:pPr>
        <w:jc w:val="center"/>
        <w:rPr>
          <w:rFonts w:ascii="Arial" w:hAnsi="Arial" w:cs="Arial"/>
          <w:b/>
          <w:bCs/>
          <w:color w:val="FF6600"/>
          <w:sz w:val="44"/>
          <w:szCs w:val="44"/>
        </w:rPr>
      </w:pPr>
    </w:p>
    <w:p w:rsidR="00F248D8" w:rsidP="005021B3" w:rsidRDefault="00921805" w14:paraId="5D151A0A" w14:textId="1755AF7E">
      <w:pPr>
        <w:jc w:val="center"/>
        <w:rPr>
          <w:rFonts w:ascii="Arial" w:hAnsi="Arial" w:cs="Arial"/>
          <w:b/>
          <w:bCs/>
          <w:color w:val="FF6600"/>
          <w:sz w:val="44"/>
          <w:szCs w:val="44"/>
        </w:rPr>
      </w:pPr>
      <w:r>
        <w:rPr>
          <w:rFonts w:ascii="Arial" w:hAnsi="Arial" w:cs="Arial"/>
          <w:b/>
          <w:bCs/>
          <w:noProof/>
          <w:color w:val="FF6600"/>
          <w:sz w:val="44"/>
          <w:szCs w:val="44"/>
        </w:rPr>
        <w:drawing>
          <wp:inline distT="0" distB="0" distL="0" distR="0" wp14:anchorId="0206BAD0" wp14:editId="204AC22C">
            <wp:extent cx="5000625" cy="3752850"/>
            <wp:effectExtent l="0" t="0" r="0" b="0"/>
            <wp:docPr id="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p w:rsidR="00F248D8" w:rsidP="005021B3" w:rsidRDefault="00921805" w14:paraId="0D94C8A1" w14:textId="67167FE9">
      <w:pPr>
        <w:jc w:val="center"/>
        <w:rPr>
          <w:rFonts w:ascii="Arial" w:hAnsi="Arial" w:cs="Arial"/>
          <w:b/>
          <w:bCs/>
          <w:color w:val="FF6600"/>
          <w:sz w:val="44"/>
          <w:szCs w:val="44"/>
        </w:rPr>
      </w:pPr>
      <w:r>
        <w:rPr>
          <w:rFonts w:ascii="Arial" w:hAnsi="Arial" w:cs="Arial"/>
          <w:b/>
          <w:bCs/>
          <w:noProof/>
          <w:color w:val="FF6600"/>
          <w:sz w:val="44"/>
          <w:szCs w:val="44"/>
          <w:lang w:eastAsia="en-US"/>
        </w:rPr>
        <mc:AlternateContent>
          <mc:Choice Requires="wps">
            <w:drawing>
              <wp:anchor distT="0" distB="0" distL="114300" distR="114300" simplePos="0" relativeHeight="251658279" behindDoc="0" locked="0" layoutInCell="1" allowOverlap="1" wp14:anchorId="3DB49D4B" wp14:editId="39AAC363">
                <wp:simplePos x="0" y="0"/>
                <wp:positionH relativeFrom="column">
                  <wp:posOffset>-257175</wp:posOffset>
                </wp:positionH>
                <wp:positionV relativeFrom="paragraph">
                  <wp:posOffset>264795</wp:posOffset>
                </wp:positionV>
                <wp:extent cx="6115050" cy="3009900"/>
                <wp:effectExtent l="19050" t="17145" r="19050" b="20955"/>
                <wp:wrapNone/>
                <wp:docPr id="1183336356" name="Text Box 2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0099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16350" w:rsidP="001229F3" w:rsidRDefault="00C16350" w14:paraId="100C0B78" w14:textId="77777777">
                            <w:pPr>
                              <w:rPr>
                                <w:b/>
                                <w:color w:val="FF0000"/>
                              </w:rPr>
                            </w:pPr>
                          </w:p>
                          <w:p w:rsidRPr="006E37E1" w:rsidR="00C16350" w:rsidP="001229F3" w:rsidRDefault="00C16350" w14:paraId="3920C021" w14:textId="77777777">
                            <w:pPr>
                              <w:rPr>
                                <w:b/>
                                <w:color w:val="FF0000"/>
                              </w:rPr>
                            </w:pPr>
                            <w:r>
                              <w:rPr>
                                <w:b/>
                                <w:color w:val="FF0000"/>
                              </w:rPr>
                              <w:t xml:space="preserve">Action A - </w:t>
                            </w:r>
                            <w:r w:rsidRPr="006E37E1">
                              <w:rPr>
                                <w:b/>
                                <w:color w:val="FF0000"/>
                              </w:rPr>
                              <w:t>PPE = safety glasses &amp; gloves</w:t>
                            </w:r>
                          </w:p>
                          <w:p w:rsidR="00C16350" w:rsidP="001229F3" w:rsidRDefault="00C16350" w14:paraId="38777B0B" w14:textId="77777777">
                            <w:pPr>
                              <w:rPr>
                                <w:b/>
                                <w:color w:val="FF0000"/>
                              </w:rPr>
                            </w:pPr>
                            <w:r w:rsidRPr="006E37E1">
                              <w:rPr>
                                <w:b/>
                                <w:color w:val="FF0000"/>
                              </w:rPr>
                              <w:tab/>
                            </w:r>
                          </w:p>
                          <w:p w:rsidRPr="006E37E1" w:rsidR="00C16350" w:rsidP="001229F3" w:rsidRDefault="00C16350" w14:paraId="5AB832A8" w14:textId="77777777">
                            <w:pPr>
                              <w:rPr>
                                <w:b/>
                                <w:color w:val="FF0000"/>
                              </w:rPr>
                            </w:pPr>
                            <w:r>
                              <w:rPr>
                                <w:b/>
                                <w:color w:val="FF0000"/>
                              </w:rPr>
                              <w:t xml:space="preserve">Action B - </w:t>
                            </w:r>
                            <w:r w:rsidRPr="00F87816">
                              <w:rPr>
                                <w:b/>
                                <w:color w:val="FF0000"/>
                                <w:sz w:val="28"/>
                                <w:szCs w:val="28"/>
                                <w:u w:val="single"/>
                              </w:rPr>
                              <w:t>Certification is required</w:t>
                            </w:r>
                            <w:r w:rsidRPr="006E37E1">
                              <w:rPr>
                                <w:b/>
                                <w:color w:val="FF0000"/>
                              </w:rPr>
                              <w:t xml:space="preserve"> prior to using any </w:t>
                            </w:r>
                            <w:r>
                              <w:rPr>
                                <w:b/>
                                <w:color w:val="FF0000"/>
                              </w:rPr>
                              <w:t xml:space="preserve">overhead </w:t>
                            </w:r>
                            <w:r w:rsidRPr="006E37E1">
                              <w:rPr>
                                <w:b/>
                                <w:color w:val="FF0000"/>
                              </w:rPr>
                              <w:t>crane</w:t>
                            </w:r>
                          </w:p>
                          <w:p w:rsidRPr="006E37E1" w:rsidR="00C16350" w:rsidP="001229F3" w:rsidRDefault="00C16350" w14:paraId="677C32D1" w14:textId="77777777">
                            <w:pPr>
                              <w:rPr>
                                <w:b/>
                                <w:i/>
                                <w:color w:val="FF0000"/>
                              </w:rPr>
                            </w:pPr>
                            <w:r w:rsidRPr="006E37E1">
                              <w:rPr>
                                <w:b/>
                                <w:color w:val="FF0000"/>
                              </w:rPr>
                              <w:tab/>
                            </w:r>
                            <w:r w:rsidRPr="006E37E1">
                              <w:rPr>
                                <w:b/>
                                <w:color w:val="FF0000"/>
                              </w:rPr>
                              <w:tab/>
                            </w:r>
                          </w:p>
                          <w:p w:rsidRPr="006E37E1" w:rsidR="00C16350" w:rsidP="001229F3" w:rsidRDefault="00C16350" w14:paraId="22B66953" w14:textId="77777777">
                            <w:pPr>
                              <w:rPr>
                                <w:b/>
                                <w:color w:val="FF0000"/>
                              </w:rPr>
                            </w:pPr>
                            <w:r>
                              <w:rPr>
                                <w:b/>
                                <w:color w:val="FF0000"/>
                              </w:rPr>
                              <w:t xml:space="preserve">Action C- </w:t>
                            </w:r>
                            <w:r w:rsidRPr="006E37E1">
                              <w:rPr>
                                <w:b/>
                                <w:color w:val="FF0000"/>
                              </w:rPr>
                              <w:t>Use caution when moving</w:t>
                            </w:r>
                            <w:del w:author="Roy Butler" w:date="2015-10-26T08:04:00Z" w:id="10">
                              <w:r w:rsidRPr="006E37E1" w:rsidR="001229F3">
                                <w:rPr>
                                  <w:b/>
                                  <w:color w:val="FF0000"/>
                                </w:rPr>
                                <w:delText xml:space="preserve"> any</w:delText>
                              </w:r>
                            </w:del>
                            <w:r w:rsidRPr="006E37E1">
                              <w:rPr>
                                <w:b/>
                                <w:color w:val="FF0000"/>
                              </w:rPr>
                              <w:t xml:space="preserve"> crane, crane trolley or the lifting hook</w:t>
                            </w:r>
                          </w:p>
                          <w:p w:rsidR="00C16350" w:rsidP="001229F3" w:rsidRDefault="00C16350" w14:paraId="4AF3501F" w14:textId="77777777">
                            <w:pPr>
                              <w:rPr>
                                <w:b/>
                                <w:color w:val="FF0000"/>
                              </w:rPr>
                            </w:pPr>
                            <w:r w:rsidRPr="006E37E1">
                              <w:rPr>
                                <w:b/>
                                <w:color w:val="FF0000"/>
                              </w:rPr>
                              <w:tab/>
                            </w:r>
                          </w:p>
                          <w:p w:rsidRPr="006E37E1" w:rsidR="00C16350" w:rsidP="001229F3" w:rsidRDefault="00C16350" w14:paraId="73558D3A" w14:textId="77777777">
                            <w:pPr>
                              <w:rPr>
                                <w:b/>
                                <w:color w:val="FF0000"/>
                              </w:rPr>
                            </w:pPr>
                            <w:r>
                              <w:rPr>
                                <w:b/>
                                <w:color w:val="FF0000"/>
                              </w:rPr>
                              <w:t xml:space="preserve">Action D - </w:t>
                            </w:r>
                            <w:r w:rsidRPr="006E37E1">
                              <w:rPr>
                                <w:b/>
                                <w:color w:val="FF0000"/>
                              </w:rPr>
                              <w:t>Make sure the crane lifting capacity is not exceeded (capacity listed on crane)</w:t>
                            </w:r>
                          </w:p>
                          <w:p w:rsidR="00C16350" w:rsidP="001229F3" w:rsidRDefault="00C16350" w14:paraId="3417CD5A" w14:textId="77777777">
                            <w:pPr>
                              <w:rPr>
                                <w:b/>
                                <w:color w:val="FF0000"/>
                              </w:rPr>
                            </w:pPr>
                            <w:r w:rsidRPr="006E37E1">
                              <w:rPr>
                                <w:b/>
                                <w:color w:val="FF0000"/>
                              </w:rPr>
                              <w:tab/>
                            </w:r>
                          </w:p>
                          <w:p w:rsidR="00C16350" w:rsidP="001229F3" w:rsidRDefault="00C16350" w14:paraId="102DC319" w14:textId="77777777">
                            <w:pPr>
                              <w:rPr>
                                <w:b/>
                                <w:color w:val="FF0000"/>
                              </w:rPr>
                            </w:pPr>
                            <w:r>
                              <w:rPr>
                                <w:b/>
                                <w:color w:val="FF0000"/>
                              </w:rPr>
                              <w:t xml:space="preserve">Action E - </w:t>
                            </w:r>
                            <w:r w:rsidRPr="006E37E1">
                              <w:rPr>
                                <w:b/>
                                <w:color w:val="FF0000"/>
                              </w:rPr>
                              <w:t xml:space="preserve">Inspect all lifting devices </w:t>
                            </w:r>
                            <w:r>
                              <w:rPr>
                                <w:b/>
                                <w:color w:val="FF0000"/>
                              </w:rPr>
                              <w:t xml:space="preserve">for damage </w:t>
                            </w:r>
                            <w:r w:rsidRPr="006E37E1">
                              <w:rPr>
                                <w:b/>
                                <w:color w:val="FF0000"/>
                              </w:rPr>
                              <w:t>prior to use</w:t>
                            </w:r>
                            <w:r>
                              <w:rPr>
                                <w:b/>
                                <w:color w:val="FF0000"/>
                              </w:rPr>
                              <w:t xml:space="preserve"> </w:t>
                            </w:r>
                          </w:p>
                          <w:p w:rsidR="00C16350" w:rsidP="001229F3" w:rsidRDefault="00C16350" w14:paraId="46A261E9" w14:textId="77777777">
                            <w:pPr>
                              <w:rPr>
                                <w:b/>
                                <w:color w:val="FF0000"/>
                              </w:rPr>
                            </w:pPr>
                          </w:p>
                          <w:p w:rsidRPr="006E37E1" w:rsidR="00C16350" w:rsidP="001229F3" w:rsidRDefault="00C16350" w14:paraId="5E92FA97" w14:textId="77777777">
                            <w:pPr>
                              <w:rPr>
                                <w:b/>
                                <w:color w:val="FF0000"/>
                              </w:rPr>
                            </w:pPr>
                            <w:r>
                              <w:rPr>
                                <w:b/>
                                <w:color w:val="FF0000"/>
                              </w:rPr>
                              <w:t xml:space="preserve">Action F </w:t>
                            </w:r>
                            <w:proofErr w:type="gramStart"/>
                            <w:r>
                              <w:rPr>
                                <w:b/>
                                <w:color w:val="FF0000"/>
                              </w:rPr>
                              <w:t xml:space="preserve">-  </w:t>
                            </w:r>
                            <w:r w:rsidRPr="006E37E1">
                              <w:rPr>
                                <w:b/>
                                <w:color w:val="FF0000"/>
                              </w:rPr>
                              <w:t>Use</w:t>
                            </w:r>
                            <w:proofErr w:type="gramEnd"/>
                            <w:r w:rsidRPr="006E37E1">
                              <w:rPr>
                                <w:b/>
                                <w:color w:val="FF0000"/>
                              </w:rPr>
                              <w:t xml:space="preserve"> proper lifting devices: chokers (steel or nylon), spreader bars, etc.</w:t>
                            </w:r>
                          </w:p>
                          <w:p w:rsidR="00C16350" w:rsidP="001229F3" w:rsidRDefault="00C16350" w14:paraId="47A44F9E" w14:textId="77777777">
                            <w:pPr>
                              <w:rPr>
                                <w:b/>
                                <w:color w:val="FF0000"/>
                              </w:rPr>
                            </w:pPr>
                            <w:r w:rsidRPr="006E37E1">
                              <w:rPr>
                                <w:b/>
                                <w:color w:val="FF0000"/>
                              </w:rPr>
                              <w:tab/>
                            </w:r>
                          </w:p>
                          <w:p w:rsidRPr="006E37E1" w:rsidR="00C16350" w:rsidP="001229F3" w:rsidRDefault="00C16350" w14:paraId="058F354C" w14:textId="77777777">
                            <w:pPr>
                              <w:rPr>
                                <w:b/>
                                <w:color w:val="FF0000"/>
                              </w:rPr>
                            </w:pPr>
                            <w:r>
                              <w:rPr>
                                <w:b/>
                                <w:color w:val="FF0000"/>
                              </w:rPr>
                              <w:t>Action G - M</w:t>
                            </w:r>
                            <w:r w:rsidRPr="006E37E1">
                              <w:rPr>
                                <w:b/>
                                <w:color w:val="FF0000"/>
                              </w:rPr>
                              <w:t xml:space="preserve">ake sure load is balanced before lifting </w:t>
                            </w:r>
                            <w:del w:author="Roy Butler" w:date="2015-10-26T08:04:00Z" w:id="11">
                              <w:r w:rsidRPr="006E37E1" w:rsidR="001229F3">
                                <w:rPr>
                                  <w:b/>
                                  <w:color w:val="FF0000"/>
                                </w:rPr>
                                <w:delText>with any crane</w:delText>
                              </w:r>
                            </w:del>
                          </w:p>
                          <w:p w:rsidRPr="001229F3" w:rsidR="00C16350" w:rsidRDefault="00C16350" w14:paraId="61FC505E" w14:textId="77777777">
                            <w:pPr>
                              <w:rPr>
                                <w:b/>
                                <w:color w:val="FF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354E1FF">
              <v:shape id="Text Box 2143" style="position:absolute;left:0;text-align:left;margin-left:-20.25pt;margin-top:20.85pt;width:481.5pt;height:237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3"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" w14:anchorId="3DB49D4B">
                <v:textbox>
                  <w:txbxContent>
                    <w:p w:rsidR="00C16350" w:rsidP="001229F3" w:rsidRDefault="00C16350" w14:paraId="54738AF4" w14:textId="77777777">
                      <w:pPr>
                        <w:rPr>
                          <w:b/>
                          <w:color w:val="FF0000"/>
                        </w:rPr>
                      </w:pPr>
                    </w:p>
                    <w:p w:rsidRPr="006E37E1" w:rsidR="00C16350" w:rsidP="001229F3" w:rsidRDefault="00C16350" w14:paraId="35CB846B" w14:textId="77777777">
                      <w:pPr>
                        <w:rPr>
                          <w:b/>
                          <w:color w:val="FF0000"/>
                        </w:rPr>
                      </w:pPr>
                      <w:r>
                        <w:rPr>
                          <w:b/>
                          <w:color w:val="FF0000"/>
                        </w:rPr>
                        <w:t xml:space="preserve">Action A - </w:t>
                      </w:r>
                      <w:r w:rsidRPr="006E37E1">
                        <w:rPr>
                          <w:b/>
                          <w:color w:val="FF0000"/>
                        </w:rPr>
                        <w:t>PPE = safety glasses &amp; gloves</w:t>
                      </w:r>
                    </w:p>
                    <w:p w:rsidR="00C16350" w:rsidP="001229F3" w:rsidRDefault="00C16350" w14:paraId="46ABBD8F" w14:textId="77777777">
                      <w:pPr>
                        <w:rPr>
                          <w:b/>
                          <w:color w:val="FF0000"/>
                        </w:rPr>
                      </w:pPr>
                      <w:r w:rsidRPr="006E37E1">
                        <w:rPr>
                          <w:b/>
                          <w:color w:val="FF0000"/>
                        </w:rPr>
                        <w:tab/>
                      </w:r>
                    </w:p>
                    <w:p w:rsidRPr="006E37E1" w:rsidR="00C16350" w:rsidP="001229F3" w:rsidRDefault="00C16350" w14:paraId="44BC6472" w14:textId="77777777">
                      <w:pPr>
                        <w:rPr>
                          <w:b/>
                          <w:color w:val="FF0000"/>
                        </w:rPr>
                      </w:pPr>
                      <w:r>
                        <w:rPr>
                          <w:b/>
                          <w:color w:val="FF0000"/>
                        </w:rPr>
                        <w:t xml:space="preserve">Action B - </w:t>
                      </w:r>
                      <w:r w:rsidRPr="00F87816">
                        <w:rPr>
                          <w:b/>
                          <w:color w:val="FF0000"/>
                          <w:sz w:val="28"/>
                          <w:szCs w:val="28"/>
                          <w:u w:val="single"/>
                        </w:rPr>
                        <w:t>Certification is required</w:t>
                      </w:r>
                      <w:r w:rsidRPr="006E37E1">
                        <w:rPr>
                          <w:b/>
                          <w:color w:val="FF0000"/>
                        </w:rPr>
                        <w:t xml:space="preserve"> prior to using any </w:t>
                      </w:r>
                      <w:r>
                        <w:rPr>
                          <w:b/>
                          <w:color w:val="FF0000"/>
                        </w:rPr>
                        <w:t xml:space="preserve">overhead </w:t>
                      </w:r>
                      <w:r w:rsidRPr="006E37E1">
                        <w:rPr>
                          <w:b/>
                          <w:color w:val="FF0000"/>
                        </w:rPr>
                        <w:t>crane</w:t>
                      </w:r>
                    </w:p>
                    <w:p w:rsidRPr="006E37E1" w:rsidR="00C16350" w:rsidP="001229F3" w:rsidRDefault="00C16350" w14:paraId="06BBA33E" w14:textId="77777777">
                      <w:pPr>
                        <w:rPr>
                          <w:b/>
                          <w:i/>
                          <w:color w:val="FF0000"/>
                        </w:rPr>
                      </w:pPr>
                      <w:r w:rsidRPr="006E37E1">
                        <w:rPr>
                          <w:b/>
                          <w:color w:val="FF0000"/>
                        </w:rPr>
                        <w:tab/>
                      </w:r>
                      <w:r w:rsidRPr="006E37E1">
                        <w:rPr>
                          <w:b/>
                          <w:color w:val="FF0000"/>
                        </w:rPr>
                        <w:tab/>
                      </w:r>
                    </w:p>
                    <w:p w:rsidRPr="006E37E1" w:rsidR="00C16350" w:rsidP="001229F3" w:rsidRDefault="00C16350" w14:paraId="46D09C00" w14:textId="77777777">
                      <w:pPr>
                        <w:rPr>
                          <w:b/>
                          <w:color w:val="FF0000"/>
                        </w:rPr>
                      </w:pPr>
                      <w:r>
                        <w:rPr>
                          <w:b/>
                          <w:color w:val="FF0000"/>
                        </w:rPr>
                        <w:t xml:space="preserve">Action C- </w:t>
                      </w:r>
                      <w:r w:rsidRPr="006E37E1">
                        <w:rPr>
                          <w:b/>
                          <w:color w:val="FF0000"/>
                        </w:rPr>
                        <w:t>Use caution when moving</w:t>
                      </w:r>
                      <w:del w:author="Roy Butler" w:date="2015-10-26T08:04:00Z" w:id="12">
                        <w:r w:rsidRPr="006E37E1" w:rsidR="001229F3">
                          <w:rPr>
                            <w:b/>
                            <w:color w:val="FF0000"/>
                          </w:rPr>
                          <w:delText xml:space="preserve"> any</w:delText>
                        </w:r>
                      </w:del>
                      <w:r w:rsidRPr="006E37E1">
                        <w:rPr>
                          <w:b/>
                          <w:color w:val="FF0000"/>
                        </w:rPr>
                        <w:t xml:space="preserve"> crane, crane trolley or the lifting hook</w:t>
                      </w:r>
                    </w:p>
                    <w:p w:rsidR="00C16350" w:rsidP="001229F3" w:rsidRDefault="00C16350" w14:paraId="464FCBC1" w14:textId="77777777">
                      <w:pPr>
                        <w:rPr>
                          <w:b/>
                          <w:color w:val="FF0000"/>
                        </w:rPr>
                      </w:pPr>
                      <w:r w:rsidRPr="006E37E1">
                        <w:rPr>
                          <w:b/>
                          <w:color w:val="FF0000"/>
                        </w:rPr>
                        <w:tab/>
                      </w:r>
                    </w:p>
                    <w:p w:rsidRPr="006E37E1" w:rsidR="00C16350" w:rsidP="001229F3" w:rsidRDefault="00C16350" w14:paraId="22523A29" w14:textId="77777777">
                      <w:pPr>
                        <w:rPr>
                          <w:b/>
                          <w:color w:val="FF0000"/>
                        </w:rPr>
                      </w:pPr>
                      <w:r>
                        <w:rPr>
                          <w:b/>
                          <w:color w:val="FF0000"/>
                        </w:rPr>
                        <w:t xml:space="preserve">Action D - </w:t>
                      </w:r>
                      <w:r w:rsidRPr="006E37E1">
                        <w:rPr>
                          <w:b/>
                          <w:color w:val="FF0000"/>
                        </w:rPr>
                        <w:t>Make sure the crane lifting capacity is not exceeded (capacity listed on crane)</w:t>
                      </w:r>
                    </w:p>
                    <w:p w:rsidR="00C16350" w:rsidP="001229F3" w:rsidRDefault="00C16350" w14:paraId="5C8C6B09" w14:textId="77777777">
                      <w:pPr>
                        <w:rPr>
                          <w:b/>
                          <w:color w:val="FF0000"/>
                        </w:rPr>
                      </w:pPr>
                      <w:r w:rsidRPr="006E37E1">
                        <w:rPr>
                          <w:b/>
                          <w:color w:val="FF0000"/>
                        </w:rPr>
                        <w:tab/>
                      </w:r>
                    </w:p>
                    <w:p w:rsidR="00C16350" w:rsidP="001229F3" w:rsidRDefault="00C16350" w14:paraId="3CD46AD1" w14:textId="77777777">
                      <w:pPr>
                        <w:rPr>
                          <w:b/>
                          <w:color w:val="FF0000"/>
                        </w:rPr>
                      </w:pPr>
                      <w:r>
                        <w:rPr>
                          <w:b/>
                          <w:color w:val="FF0000"/>
                        </w:rPr>
                        <w:t xml:space="preserve">Action E - </w:t>
                      </w:r>
                      <w:r w:rsidRPr="006E37E1">
                        <w:rPr>
                          <w:b/>
                          <w:color w:val="FF0000"/>
                        </w:rPr>
                        <w:t xml:space="preserve">Inspect all lifting devices </w:t>
                      </w:r>
                      <w:r>
                        <w:rPr>
                          <w:b/>
                          <w:color w:val="FF0000"/>
                        </w:rPr>
                        <w:t xml:space="preserve">for damage </w:t>
                      </w:r>
                      <w:r w:rsidRPr="006E37E1">
                        <w:rPr>
                          <w:b/>
                          <w:color w:val="FF0000"/>
                        </w:rPr>
                        <w:t>prior to use</w:t>
                      </w:r>
                      <w:r>
                        <w:rPr>
                          <w:b/>
                          <w:color w:val="FF0000"/>
                        </w:rPr>
                        <w:t xml:space="preserve"> </w:t>
                      </w:r>
                    </w:p>
                    <w:p w:rsidR="00C16350" w:rsidP="001229F3" w:rsidRDefault="00C16350" w14:paraId="3382A365" w14:textId="77777777">
                      <w:pPr>
                        <w:rPr>
                          <w:b/>
                          <w:color w:val="FF0000"/>
                        </w:rPr>
                      </w:pPr>
                    </w:p>
                    <w:p w:rsidRPr="006E37E1" w:rsidR="00C16350" w:rsidP="001229F3" w:rsidRDefault="00C16350" w14:paraId="7F8F2001" w14:textId="77777777">
                      <w:pPr>
                        <w:rPr>
                          <w:b/>
                          <w:color w:val="FF0000"/>
                        </w:rPr>
                      </w:pPr>
                      <w:r>
                        <w:rPr>
                          <w:b/>
                          <w:color w:val="FF0000"/>
                        </w:rPr>
                        <w:t xml:space="preserve">Action F </w:t>
                      </w:r>
                      <w:proofErr w:type="gramStart"/>
                      <w:r>
                        <w:rPr>
                          <w:b/>
                          <w:color w:val="FF0000"/>
                        </w:rPr>
                        <w:t xml:space="preserve">-  </w:t>
                      </w:r>
                      <w:r w:rsidRPr="006E37E1">
                        <w:rPr>
                          <w:b/>
                          <w:color w:val="FF0000"/>
                        </w:rPr>
                        <w:t>Use</w:t>
                      </w:r>
                      <w:proofErr w:type="gramEnd"/>
                      <w:r w:rsidRPr="006E37E1">
                        <w:rPr>
                          <w:b/>
                          <w:color w:val="FF0000"/>
                        </w:rPr>
                        <w:t xml:space="preserve"> proper lifting devices: chokers (steel or nylon), spreader bars, etc.</w:t>
                      </w:r>
                    </w:p>
                    <w:p w:rsidR="00C16350" w:rsidP="001229F3" w:rsidRDefault="00C16350" w14:paraId="5C71F136" w14:textId="77777777">
                      <w:pPr>
                        <w:rPr>
                          <w:b/>
                          <w:color w:val="FF0000"/>
                        </w:rPr>
                      </w:pPr>
                      <w:r w:rsidRPr="006E37E1">
                        <w:rPr>
                          <w:b/>
                          <w:color w:val="FF0000"/>
                        </w:rPr>
                        <w:tab/>
                      </w:r>
                    </w:p>
                    <w:p w:rsidRPr="006E37E1" w:rsidR="00C16350" w:rsidP="001229F3" w:rsidRDefault="00C16350" w14:paraId="41E5583C" w14:textId="77777777">
                      <w:pPr>
                        <w:rPr>
                          <w:b/>
                          <w:color w:val="FF0000"/>
                        </w:rPr>
                      </w:pPr>
                      <w:r>
                        <w:rPr>
                          <w:b/>
                          <w:color w:val="FF0000"/>
                        </w:rPr>
                        <w:t>Action G - M</w:t>
                      </w:r>
                      <w:r w:rsidRPr="006E37E1">
                        <w:rPr>
                          <w:b/>
                          <w:color w:val="FF0000"/>
                        </w:rPr>
                        <w:t xml:space="preserve">ake sure load is balanced before lifting </w:t>
                      </w:r>
                      <w:del w:author="Roy Butler" w:date="2015-10-26T08:04:00Z" w:id="13">
                        <w:r w:rsidRPr="006E37E1" w:rsidR="001229F3">
                          <w:rPr>
                            <w:b/>
                            <w:color w:val="FF0000"/>
                          </w:rPr>
                          <w:delText>with any crane</w:delText>
                        </w:r>
                      </w:del>
                    </w:p>
                    <w:p w:rsidRPr="001229F3" w:rsidR="00C16350" w:rsidRDefault="00C16350" w14:paraId="62199465" w14:textId="77777777">
                      <w:pPr>
                        <w:rPr>
                          <w:b/>
                          <w:color w:val="FF0000"/>
                          <w:sz w:val="28"/>
                          <w:szCs w:val="28"/>
                        </w:rPr>
                      </w:pPr>
                    </w:p>
                  </w:txbxContent>
                </v:textbox>
              </v:shape>
            </w:pict>
          </mc:Fallback>
        </mc:AlternateContent>
      </w:r>
    </w:p>
    <w:p w:rsidR="00F248D8" w:rsidP="005021B3" w:rsidRDefault="00F248D8" w14:paraId="1FE1778C" w14:textId="77777777">
      <w:pPr>
        <w:jc w:val="center"/>
        <w:rPr>
          <w:rFonts w:ascii="Arial" w:hAnsi="Arial" w:cs="Arial"/>
          <w:b/>
          <w:bCs/>
          <w:color w:val="FF6600"/>
          <w:sz w:val="44"/>
          <w:szCs w:val="44"/>
        </w:rPr>
      </w:pPr>
    </w:p>
    <w:p w:rsidR="00F248D8" w:rsidP="005021B3" w:rsidRDefault="00F248D8" w14:paraId="27B3EC09" w14:textId="77777777">
      <w:pPr>
        <w:jc w:val="center"/>
        <w:rPr>
          <w:rFonts w:ascii="Arial" w:hAnsi="Arial" w:cs="Arial"/>
          <w:b/>
          <w:bCs/>
          <w:color w:val="FF6600"/>
          <w:sz w:val="44"/>
          <w:szCs w:val="44"/>
        </w:rPr>
      </w:pPr>
    </w:p>
    <w:p w:rsidR="00F248D8" w:rsidP="005021B3" w:rsidRDefault="00F248D8" w14:paraId="3C72D542" w14:textId="77777777">
      <w:pPr>
        <w:jc w:val="center"/>
        <w:rPr>
          <w:rFonts w:ascii="Arial" w:hAnsi="Arial" w:cs="Arial"/>
          <w:b/>
          <w:bCs/>
          <w:color w:val="FF6600"/>
          <w:sz w:val="44"/>
          <w:szCs w:val="44"/>
        </w:rPr>
      </w:pPr>
    </w:p>
    <w:p w:rsidR="009F2D32" w:rsidP="005021B3" w:rsidRDefault="009F2D32" w14:paraId="1C6C2377" w14:textId="77777777">
      <w:pPr>
        <w:jc w:val="center"/>
        <w:rPr>
          <w:rFonts w:ascii="Arial" w:hAnsi="Arial" w:cs="Arial"/>
          <w:b/>
          <w:bCs/>
          <w:color w:val="FF6600"/>
          <w:sz w:val="44"/>
          <w:szCs w:val="44"/>
        </w:rPr>
      </w:pPr>
    </w:p>
    <w:p w:rsidR="009F2D32" w:rsidP="005021B3" w:rsidRDefault="009F2D32" w14:paraId="7B994193" w14:textId="77777777">
      <w:pPr>
        <w:jc w:val="center"/>
        <w:rPr>
          <w:rFonts w:ascii="Arial" w:hAnsi="Arial" w:cs="Arial"/>
          <w:b/>
          <w:bCs/>
          <w:color w:val="FF6600"/>
          <w:sz w:val="44"/>
          <w:szCs w:val="44"/>
        </w:rPr>
      </w:pPr>
    </w:p>
    <w:p w:rsidR="009F2D32" w:rsidP="005021B3" w:rsidRDefault="009F2D32" w14:paraId="4175B131" w14:textId="77777777">
      <w:pPr>
        <w:jc w:val="center"/>
        <w:rPr>
          <w:rFonts w:ascii="Arial" w:hAnsi="Arial" w:cs="Arial"/>
          <w:b/>
          <w:bCs/>
          <w:color w:val="FF6600"/>
          <w:sz w:val="44"/>
          <w:szCs w:val="44"/>
        </w:rPr>
      </w:pPr>
    </w:p>
    <w:p w:rsidR="00F248D8" w:rsidP="005021B3" w:rsidRDefault="00F248D8" w14:paraId="5B1B8A54" w14:textId="77777777">
      <w:pPr>
        <w:jc w:val="center"/>
        <w:rPr>
          <w:rFonts w:ascii="Arial" w:hAnsi="Arial" w:cs="Arial"/>
          <w:b/>
          <w:bCs/>
          <w:color w:val="FF6600"/>
          <w:sz w:val="44"/>
          <w:szCs w:val="44"/>
        </w:rPr>
      </w:pPr>
    </w:p>
    <w:p w:rsidR="00F248D8" w:rsidP="005021B3" w:rsidRDefault="00F248D8" w14:paraId="4A969713" w14:textId="77777777">
      <w:pPr>
        <w:jc w:val="center"/>
        <w:rPr>
          <w:rFonts w:ascii="Arial" w:hAnsi="Arial" w:cs="Arial"/>
          <w:b/>
          <w:bCs/>
          <w:color w:val="FF6600"/>
          <w:sz w:val="44"/>
          <w:szCs w:val="44"/>
        </w:rPr>
      </w:pPr>
    </w:p>
    <w:p w:rsidRPr="004E4788" w:rsidR="004E4788" w:rsidP="004E4788" w:rsidRDefault="004E4788" w14:paraId="1F6D0AD2" w14:textId="77777777">
      <w:pPr>
        <w:rPr>
          <w:vanish/>
        </w:rPr>
      </w:pPr>
    </w:p>
    <w:p w:rsidR="00F226DE" w:rsidP="00F226DE" w:rsidRDefault="00F226DE" w14:paraId="3544D436" w14:textId="77777777">
      <w:pPr>
        <w:pStyle w:val="NormalWeb"/>
        <w:jc w:val="center"/>
      </w:pPr>
    </w:p>
    <w:p w:rsidRPr="005053C8" w:rsidR="005053C8" w:rsidP="005053C8" w:rsidRDefault="005053C8" w14:paraId="2C8DDEC1" w14:textId="77777777">
      <w:pPr>
        <w:jc w:val="center"/>
        <w:rPr>
          <w:rFonts w:ascii="Arial" w:hAnsi="Arial" w:cs="Arial"/>
          <w:b/>
          <w:bCs/>
          <w:color w:val="FF6600"/>
          <w:sz w:val="44"/>
          <w:szCs w:val="44"/>
        </w:rPr>
      </w:pPr>
      <w:r w:rsidRPr="005053C8">
        <w:rPr>
          <w:rFonts w:ascii="Arial" w:hAnsi="Arial" w:cs="Arial"/>
          <w:b/>
          <w:bCs/>
          <w:color w:val="FF6600"/>
          <w:sz w:val="44"/>
          <w:szCs w:val="44"/>
        </w:rPr>
        <w:t>REFLEX ACTION SHEET</w:t>
      </w:r>
    </w:p>
    <w:p w:rsidRPr="005053C8" w:rsidR="005053C8" w:rsidP="005053C8" w:rsidRDefault="005053C8" w14:paraId="59A7625C" w14:textId="77777777">
      <w:pPr>
        <w:jc w:val="center"/>
        <w:rPr>
          <w:rFonts w:ascii="Arial" w:hAnsi="Arial" w:cs="Arial"/>
          <w:b/>
          <w:bCs/>
          <w:color w:val="FF6600"/>
          <w:sz w:val="44"/>
          <w:szCs w:val="44"/>
        </w:rPr>
      </w:pPr>
      <w:r w:rsidRPr="005053C8">
        <w:rPr>
          <w:rFonts w:ascii="Arial" w:hAnsi="Arial" w:cs="Arial"/>
          <w:b/>
          <w:bCs/>
          <w:color w:val="FF6600"/>
          <w:sz w:val="44"/>
          <w:szCs w:val="44"/>
        </w:rPr>
        <w:t>COACTIVITY MANAGEMENT</w:t>
      </w:r>
    </w:p>
    <w:p w:rsidRPr="003C68AA" w:rsidR="005053C8" w:rsidP="003C68AA" w:rsidRDefault="005053C8" w14:paraId="00D28174" w14:textId="4F752730">
      <w:pPr>
        <w:pStyle w:val="Heading1"/>
        <w:rPr>
          <w:lang w:eastAsia="en-US"/>
        </w:rPr>
      </w:pPr>
      <w:bookmarkStart w:name="_Toc403359442" w:id="14"/>
      <w:r>
        <w:t>Purpose:</w:t>
      </w:r>
    </w:p>
    <w:bookmarkEnd w:id="14"/>
    <w:p w:rsidRPr="003C68AA" w:rsidR="005053C8" w:rsidP="005053C8" w:rsidRDefault="005053C8" w14:paraId="26BCDD6A" w14:textId="77777777">
      <w:pPr>
        <w:autoSpaceDE w:val="0"/>
        <w:autoSpaceDN w:val="0"/>
        <w:adjustRightInd w:val="0"/>
        <w:spacing w:line="220" w:lineRule="exact"/>
        <w:rPr>
          <w:sz w:val="20"/>
          <w:szCs w:val="20"/>
        </w:rPr>
      </w:pPr>
      <w:r w:rsidRPr="003C68AA">
        <w:rPr>
          <w:sz w:val="20"/>
          <w:szCs w:val="20"/>
        </w:rPr>
        <w:t>The primary objective of coactivity management is to protect people from risks caused by activities other than their own or by their coactivity in the same work area (in time and space).</w:t>
      </w:r>
    </w:p>
    <w:p w:rsidRPr="003C68AA" w:rsidR="005053C8" w:rsidP="003C68AA" w:rsidRDefault="005053C8" w14:paraId="7158AD5F" w14:textId="61385E74">
      <w:pPr>
        <w:pStyle w:val="Heading1"/>
        <w:rPr>
          <w:noProof/>
        </w:rPr>
      </w:pPr>
      <w:r>
        <w:rPr>
          <w:noProof/>
        </w:rPr>
        <w:t>Scope:</w:t>
      </w:r>
    </w:p>
    <w:p w:rsidRPr="003C68AA" w:rsidR="005053C8" w:rsidP="005053C8" w:rsidRDefault="005053C8" w14:paraId="71FFFB69" w14:textId="77777777">
      <w:pPr>
        <w:autoSpaceDE w:val="0"/>
        <w:autoSpaceDN w:val="0"/>
        <w:adjustRightInd w:val="0"/>
        <w:spacing w:line="220" w:lineRule="exact"/>
        <w:rPr>
          <w:sz w:val="20"/>
          <w:szCs w:val="20"/>
        </w:rPr>
      </w:pPr>
      <w:r w:rsidRPr="003C68AA">
        <w:rPr>
          <w:sz w:val="20"/>
          <w:szCs w:val="20"/>
        </w:rPr>
        <w:t>It covers all on-site interventions where employees may work together or in the same area (production, adjustment, maintenance, quality measurements, storage area, construction activities and areas, start-up, cleaning, etc.). It is applicable to employees, contractors and visitors.</w:t>
      </w:r>
    </w:p>
    <w:p w:rsidRPr="003C68AA" w:rsidR="005053C8" w:rsidP="003C68AA" w:rsidRDefault="005053C8" w14:paraId="7BEB8502" w14:textId="19A6001F">
      <w:pPr>
        <w:pStyle w:val="Heading1"/>
      </w:pPr>
      <w:r>
        <w:t xml:space="preserve">Coactivity:  </w:t>
      </w:r>
    </w:p>
    <w:p w:rsidR="005053C8" w:rsidP="005053C8" w:rsidRDefault="005053C8" w14:paraId="155A88E1" w14:textId="77777777">
      <w:pPr>
        <w:numPr>
          <w:ilvl w:val="0"/>
          <w:numId w:val="35"/>
        </w:numPr>
        <w:autoSpaceDE w:val="0"/>
        <w:autoSpaceDN w:val="0"/>
        <w:adjustRightInd w:val="0"/>
        <w:snapToGrid w:val="0"/>
        <w:spacing w:line="220" w:lineRule="exact"/>
        <w:rPr>
          <w:szCs w:val="28"/>
        </w:rPr>
      </w:pPr>
      <w:r>
        <w:rPr>
          <w:szCs w:val="28"/>
        </w:rPr>
        <w:t xml:space="preserve">Case n°1: </w:t>
      </w:r>
      <w:r w:rsidRPr="003C68AA">
        <w:rPr>
          <w:sz w:val="20"/>
          <w:szCs w:val="20"/>
        </w:rPr>
        <w:t xml:space="preserve">An employee generates risks to any other employee present in the area </w:t>
      </w:r>
    </w:p>
    <w:p w:rsidR="005053C8" w:rsidP="005053C8" w:rsidRDefault="005053C8" w14:paraId="4D41C99F" w14:textId="77777777">
      <w:pPr>
        <w:autoSpaceDE w:val="0"/>
        <w:autoSpaceDN w:val="0"/>
        <w:adjustRightInd w:val="0"/>
        <w:spacing w:line="220" w:lineRule="exact"/>
        <w:ind w:left="360" w:firstLine="522"/>
        <w:rPr>
          <w:szCs w:val="28"/>
        </w:rPr>
      </w:pPr>
      <w:r>
        <w:rPr>
          <w:szCs w:val="28"/>
        </w:rPr>
        <w:t>Examples:</w:t>
      </w:r>
    </w:p>
    <w:p w:rsidR="005053C8" w:rsidP="005053C8" w:rsidRDefault="005053C8" w14:paraId="6FE0C734" w14:textId="77777777">
      <w:pPr>
        <w:numPr>
          <w:ilvl w:val="1"/>
          <w:numId w:val="35"/>
        </w:numPr>
        <w:autoSpaceDE w:val="0"/>
        <w:autoSpaceDN w:val="0"/>
        <w:adjustRightInd w:val="0"/>
        <w:snapToGrid w:val="0"/>
        <w:spacing w:line="220" w:lineRule="exact"/>
        <w:rPr>
          <w:szCs w:val="28"/>
        </w:rPr>
      </w:pPr>
      <w:r>
        <w:rPr>
          <w:szCs w:val="28"/>
        </w:rPr>
        <w:t>Falling parts or tools during maintenance</w:t>
      </w:r>
    </w:p>
    <w:p w:rsidR="005053C8" w:rsidP="005053C8" w:rsidRDefault="005053C8" w14:paraId="1D470C0E" w14:textId="77777777">
      <w:pPr>
        <w:numPr>
          <w:ilvl w:val="1"/>
          <w:numId w:val="35"/>
        </w:numPr>
        <w:autoSpaceDE w:val="0"/>
        <w:autoSpaceDN w:val="0"/>
        <w:adjustRightInd w:val="0"/>
        <w:snapToGrid w:val="0"/>
        <w:spacing w:line="220" w:lineRule="exact"/>
        <w:rPr>
          <w:szCs w:val="28"/>
        </w:rPr>
      </w:pPr>
      <w:r>
        <w:rPr>
          <w:szCs w:val="28"/>
        </w:rPr>
        <w:t xml:space="preserve">Noise caused </w:t>
      </w:r>
      <w:proofErr w:type="gramStart"/>
      <w:r>
        <w:rPr>
          <w:szCs w:val="28"/>
        </w:rPr>
        <w:t>by the use of</w:t>
      </w:r>
      <w:proofErr w:type="gramEnd"/>
      <w:r>
        <w:rPr>
          <w:szCs w:val="28"/>
        </w:rPr>
        <w:t xml:space="preserve"> portable tools</w:t>
      </w:r>
    </w:p>
    <w:p w:rsidR="005053C8" w:rsidP="005053C8" w:rsidRDefault="005053C8" w14:paraId="0904103E" w14:textId="77777777">
      <w:pPr>
        <w:autoSpaceDE w:val="0"/>
        <w:autoSpaceDN w:val="0"/>
        <w:adjustRightInd w:val="0"/>
        <w:spacing w:line="220" w:lineRule="exact"/>
        <w:rPr>
          <w:szCs w:val="28"/>
        </w:rPr>
      </w:pPr>
    </w:p>
    <w:p w:rsidR="005053C8" w:rsidP="005053C8" w:rsidRDefault="005053C8" w14:paraId="7BEFD8C9" w14:textId="77777777">
      <w:pPr>
        <w:numPr>
          <w:ilvl w:val="0"/>
          <w:numId w:val="35"/>
        </w:numPr>
        <w:autoSpaceDE w:val="0"/>
        <w:autoSpaceDN w:val="0"/>
        <w:adjustRightInd w:val="0"/>
        <w:snapToGrid w:val="0"/>
        <w:spacing w:line="220" w:lineRule="exact"/>
        <w:rPr>
          <w:szCs w:val="28"/>
        </w:rPr>
      </w:pPr>
      <w:r>
        <w:rPr>
          <w:szCs w:val="28"/>
        </w:rPr>
        <w:t>Case n°2: The intervention of an employee leaves a risk in the area in which it intervened. Any other employee who will come into this area is then exposed to this risk.</w:t>
      </w:r>
    </w:p>
    <w:p w:rsidR="005053C8" w:rsidP="005053C8" w:rsidRDefault="005053C8" w14:paraId="3B5C950D" w14:textId="77777777">
      <w:pPr>
        <w:autoSpaceDE w:val="0"/>
        <w:autoSpaceDN w:val="0"/>
        <w:adjustRightInd w:val="0"/>
        <w:spacing w:line="220" w:lineRule="exact"/>
        <w:ind w:left="360" w:firstLine="522"/>
        <w:rPr>
          <w:szCs w:val="28"/>
        </w:rPr>
      </w:pPr>
      <w:r>
        <w:rPr>
          <w:szCs w:val="28"/>
        </w:rPr>
        <w:t>Examples:</w:t>
      </w:r>
    </w:p>
    <w:p w:rsidR="005053C8" w:rsidP="005053C8" w:rsidRDefault="005053C8" w14:paraId="69CEDB47" w14:textId="77777777">
      <w:pPr>
        <w:numPr>
          <w:ilvl w:val="1"/>
          <w:numId w:val="35"/>
        </w:numPr>
        <w:autoSpaceDE w:val="0"/>
        <w:autoSpaceDN w:val="0"/>
        <w:adjustRightInd w:val="0"/>
        <w:snapToGrid w:val="0"/>
        <w:spacing w:line="220" w:lineRule="exact"/>
        <w:rPr>
          <w:szCs w:val="28"/>
        </w:rPr>
      </w:pPr>
      <w:r>
        <w:rPr>
          <w:szCs w:val="28"/>
        </w:rPr>
        <w:t>Oil traces on the ground after disassembly of a hydraulic cylinder</w:t>
      </w:r>
    </w:p>
    <w:p w:rsidR="005053C8" w:rsidP="005053C8" w:rsidRDefault="005053C8" w14:paraId="3FBF1E8A" w14:textId="77777777">
      <w:pPr>
        <w:numPr>
          <w:ilvl w:val="1"/>
          <w:numId w:val="35"/>
        </w:numPr>
        <w:autoSpaceDE w:val="0"/>
        <w:autoSpaceDN w:val="0"/>
        <w:adjustRightInd w:val="0"/>
        <w:snapToGrid w:val="0"/>
        <w:spacing w:line="220" w:lineRule="exact"/>
        <w:rPr>
          <w:szCs w:val="28"/>
        </w:rPr>
      </w:pPr>
      <w:r>
        <w:rPr>
          <w:szCs w:val="28"/>
        </w:rPr>
        <w:t>Electrical cabinet open, under load</w:t>
      </w:r>
    </w:p>
    <w:p w:rsidRPr="003C68AA" w:rsidR="003C68AA" w:rsidP="003C68AA" w:rsidRDefault="005053C8" w14:paraId="0F12EC86" w14:textId="378E485B">
      <w:pPr>
        <w:numPr>
          <w:ilvl w:val="1"/>
          <w:numId w:val="35"/>
        </w:numPr>
        <w:autoSpaceDE w:val="0"/>
        <w:autoSpaceDN w:val="0"/>
        <w:adjustRightInd w:val="0"/>
        <w:snapToGrid w:val="0"/>
        <w:spacing w:line="220" w:lineRule="exact"/>
        <w:rPr>
          <w:szCs w:val="28"/>
        </w:rPr>
      </w:pPr>
      <w:r>
        <w:rPr>
          <w:szCs w:val="28"/>
        </w:rPr>
        <w:t xml:space="preserve">Mechanical guard not re-assembled </w:t>
      </w:r>
    </w:p>
    <w:p w:rsidR="005053C8" w:rsidP="003C68AA" w:rsidRDefault="005053C8" w14:paraId="4ECBDE38" w14:textId="77777777">
      <w:pPr>
        <w:numPr>
          <w:ilvl w:val="0"/>
          <w:numId w:val="39"/>
        </w:numPr>
        <w:autoSpaceDE w:val="0"/>
        <w:autoSpaceDN w:val="0"/>
        <w:adjustRightInd w:val="0"/>
        <w:snapToGrid w:val="0"/>
        <w:spacing w:line="220" w:lineRule="exact"/>
        <w:rPr>
          <w:szCs w:val="28"/>
        </w:rPr>
      </w:pPr>
      <w:r>
        <w:rPr>
          <w:szCs w:val="28"/>
        </w:rPr>
        <w:t>Case 3: Coactivity itself generates a risk that would not exist if the employee acted separately.</w:t>
      </w:r>
    </w:p>
    <w:p w:rsidR="005053C8" w:rsidP="005053C8" w:rsidRDefault="005053C8" w14:paraId="7E18F590" w14:textId="77777777">
      <w:pPr>
        <w:autoSpaceDE w:val="0"/>
        <w:autoSpaceDN w:val="0"/>
        <w:adjustRightInd w:val="0"/>
        <w:spacing w:line="220" w:lineRule="exact"/>
        <w:ind w:left="342" w:firstLine="540"/>
        <w:rPr>
          <w:szCs w:val="28"/>
        </w:rPr>
      </w:pPr>
      <w:r>
        <w:rPr>
          <w:szCs w:val="28"/>
        </w:rPr>
        <w:t>Examples:</w:t>
      </w:r>
    </w:p>
    <w:p w:rsidR="005053C8" w:rsidP="005053C8" w:rsidRDefault="005053C8" w14:paraId="1E9192BF" w14:textId="77777777">
      <w:pPr>
        <w:numPr>
          <w:ilvl w:val="1"/>
          <w:numId w:val="35"/>
        </w:numPr>
        <w:autoSpaceDE w:val="0"/>
        <w:autoSpaceDN w:val="0"/>
        <w:adjustRightInd w:val="0"/>
        <w:snapToGrid w:val="0"/>
        <w:spacing w:line="220" w:lineRule="exact"/>
        <w:rPr>
          <w:szCs w:val="28"/>
        </w:rPr>
      </w:pPr>
      <w:r>
        <w:rPr>
          <w:szCs w:val="28"/>
        </w:rPr>
        <w:t xml:space="preserve">Uncoordinated interventions on complex or large </w:t>
      </w:r>
      <w:proofErr w:type="gramStart"/>
      <w:r>
        <w:rPr>
          <w:szCs w:val="28"/>
        </w:rPr>
        <w:t>machines :</w:t>
      </w:r>
      <w:proofErr w:type="gramEnd"/>
      <w:r>
        <w:rPr>
          <w:szCs w:val="28"/>
        </w:rPr>
        <w:t xml:space="preserve"> </w:t>
      </w:r>
    </w:p>
    <w:p w:rsidR="005053C8" w:rsidP="005053C8" w:rsidRDefault="005053C8" w14:paraId="51B75F8F" w14:textId="77777777">
      <w:pPr>
        <w:numPr>
          <w:ilvl w:val="0"/>
          <w:numId w:val="36"/>
        </w:numPr>
        <w:autoSpaceDE w:val="0"/>
        <w:autoSpaceDN w:val="0"/>
        <w:adjustRightInd w:val="0"/>
        <w:snapToGrid w:val="0"/>
        <w:spacing w:line="220" w:lineRule="exact"/>
        <w:rPr>
          <w:szCs w:val="28"/>
        </w:rPr>
      </w:pPr>
      <w:r>
        <w:rPr>
          <w:szCs w:val="28"/>
        </w:rPr>
        <w:t>Using a robot with another intervention in the same area</w:t>
      </w:r>
    </w:p>
    <w:p w:rsidR="005053C8" w:rsidP="005053C8" w:rsidRDefault="005053C8" w14:paraId="02D9D74E" w14:textId="77777777">
      <w:pPr>
        <w:numPr>
          <w:ilvl w:val="0"/>
          <w:numId w:val="36"/>
        </w:numPr>
        <w:autoSpaceDE w:val="0"/>
        <w:autoSpaceDN w:val="0"/>
        <w:adjustRightInd w:val="0"/>
        <w:snapToGrid w:val="0"/>
        <w:spacing w:line="220" w:lineRule="exact"/>
        <w:rPr>
          <w:szCs w:val="28"/>
        </w:rPr>
      </w:pPr>
      <w:r>
        <w:rPr>
          <w:szCs w:val="28"/>
        </w:rPr>
        <w:t>Simultaneous interventions on a curing press and on the curing systems in the basement</w:t>
      </w:r>
    </w:p>
    <w:p w:rsidR="005053C8" w:rsidP="005053C8" w:rsidRDefault="005053C8" w14:paraId="7A258374" w14:textId="77777777">
      <w:pPr>
        <w:numPr>
          <w:ilvl w:val="1"/>
          <w:numId w:val="35"/>
        </w:numPr>
        <w:autoSpaceDE w:val="0"/>
        <w:autoSpaceDN w:val="0"/>
        <w:adjustRightInd w:val="0"/>
        <w:snapToGrid w:val="0"/>
        <w:spacing w:line="220" w:lineRule="exact"/>
        <w:rPr>
          <w:szCs w:val="28"/>
        </w:rPr>
      </w:pPr>
      <w:r>
        <w:rPr>
          <w:szCs w:val="28"/>
        </w:rPr>
        <w:t xml:space="preserve">Intervention of a forklift or lifting device on a workstation </w:t>
      </w:r>
    </w:p>
    <w:p w:rsidR="005053C8" w:rsidP="005053C8" w:rsidRDefault="005053C8" w14:paraId="0C30FB39" w14:textId="77777777">
      <w:pPr>
        <w:numPr>
          <w:ilvl w:val="1"/>
          <w:numId w:val="35"/>
        </w:numPr>
        <w:autoSpaceDE w:val="0"/>
        <w:autoSpaceDN w:val="0"/>
        <w:adjustRightInd w:val="0"/>
        <w:snapToGrid w:val="0"/>
        <w:spacing w:line="220" w:lineRule="exact"/>
        <w:rPr>
          <w:szCs w:val="28"/>
          <w:u w:val="single"/>
        </w:rPr>
      </w:pPr>
      <w:r>
        <w:rPr>
          <w:szCs w:val="28"/>
        </w:rPr>
        <w:t>Diagnostic phase requiring energy to understand the malfunction</w:t>
      </w:r>
    </w:p>
    <w:p w:rsidR="005053C8" w:rsidP="005053C8" w:rsidRDefault="005053C8" w14:paraId="4E226A7C" w14:textId="77777777">
      <w:pPr>
        <w:numPr>
          <w:ilvl w:val="1"/>
          <w:numId w:val="35"/>
        </w:numPr>
        <w:autoSpaceDE w:val="0"/>
        <w:autoSpaceDN w:val="0"/>
        <w:adjustRightInd w:val="0"/>
        <w:snapToGrid w:val="0"/>
        <w:spacing w:line="220" w:lineRule="exact"/>
        <w:rPr>
          <w:szCs w:val="28"/>
          <w:u w:val="single"/>
        </w:rPr>
      </w:pPr>
      <w:r>
        <w:rPr>
          <w:szCs w:val="28"/>
        </w:rPr>
        <w:t xml:space="preserve">Dimension change with activity on two </w:t>
      </w:r>
      <w:proofErr w:type="gramStart"/>
      <w:r>
        <w:rPr>
          <w:szCs w:val="28"/>
        </w:rPr>
        <w:t>side</w:t>
      </w:r>
      <w:proofErr w:type="gramEnd"/>
      <w:r>
        <w:rPr>
          <w:szCs w:val="28"/>
        </w:rPr>
        <w:t xml:space="preserve"> of a line / equipment</w:t>
      </w:r>
    </w:p>
    <w:p w:rsidR="005053C8" w:rsidP="005053C8" w:rsidRDefault="005053C8" w14:paraId="195BFA68" w14:textId="77777777">
      <w:pPr>
        <w:pStyle w:val="Heading1"/>
        <w:rPr>
          <w:lang w:val="fr-FR"/>
        </w:rPr>
      </w:pPr>
      <w:r>
        <w:rPr>
          <w:lang w:val="fr-FR"/>
        </w:rPr>
        <w:t>Communication :</w:t>
      </w:r>
    </w:p>
    <w:p w:rsidR="005053C8" w:rsidP="005053C8" w:rsidRDefault="005053C8" w14:paraId="78A215B6" w14:textId="77777777">
      <w:pPr>
        <w:rPr>
          <w:noProof/>
          <w:lang w:val="en-GB"/>
        </w:rPr>
      </w:pPr>
      <w:r>
        <w:rPr>
          <w:noProof/>
        </w:rPr>
        <w:t xml:space="preserve">Coactivity situation communication is </w:t>
      </w:r>
      <w:r>
        <w:rPr>
          <w:b/>
          <w:noProof/>
          <w:color w:val="FF0000"/>
          <w:u w:val="single"/>
        </w:rPr>
        <w:t>required</w:t>
      </w:r>
      <w:r>
        <w:rPr>
          <w:noProof/>
        </w:rPr>
        <w:t xml:space="preserve">, </w:t>
      </w:r>
    </w:p>
    <w:p w:rsidR="005053C8" w:rsidP="005053C8" w:rsidRDefault="005053C8" w14:paraId="7D27CE37" w14:textId="77777777">
      <w:pPr>
        <w:numPr>
          <w:ilvl w:val="0"/>
          <w:numId w:val="37"/>
        </w:numPr>
        <w:snapToGrid w:val="0"/>
        <w:rPr>
          <w:noProof/>
        </w:rPr>
      </w:pPr>
      <w:r>
        <w:rPr>
          <w:noProof/>
        </w:rPr>
        <w:t xml:space="preserve">Know appropriate number of participants </w:t>
      </w:r>
    </w:p>
    <w:p w:rsidR="005053C8" w:rsidP="005053C8" w:rsidRDefault="005053C8" w14:paraId="7B1F11C8" w14:textId="56D6B722">
      <w:pPr>
        <w:numPr>
          <w:ilvl w:val="0"/>
          <w:numId w:val="37"/>
        </w:numPr>
        <w:snapToGrid w:val="0"/>
        <w:rPr>
          <w:noProof/>
        </w:rPr>
      </w:pPr>
      <w:r>
        <w:rPr>
          <w:noProof/>
        </w:rPr>
        <w:t xml:space="preserve">The complexity of the activities. </w:t>
      </w:r>
    </w:p>
    <w:p w:rsidR="005053C8" w:rsidP="005053C8" w:rsidRDefault="005053C8" w14:paraId="71FA24F5" w14:textId="77777777">
      <w:pPr>
        <w:numPr>
          <w:ilvl w:val="0"/>
          <w:numId w:val="37"/>
        </w:numPr>
        <w:snapToGrid w:val="0"/>
        <w:rPr>
          <w:noProof/>
        </w:rPr>
      </w:pPr>
      <w:r>
        <w:rPr>
          <w:noProof/>
        </w:rPr>
        <w:t xml:space="preserve">Communications may range from simple verbal or non-verbal exchanges between two co-workers to </w:t>
      </w:r>
    </w:p>
    <w:p w:rsidR="005053C8" w:rsidP="005053C8" w:rsidRDefault="005053C8" w14:paraId="2468BC39" w14:textId="77777777">
      <w:pPr>
        <w:numPr>
          <w:ilvl w:val="0"/>
          <w:numId w:val="37"/>
        </w:numPr>
        <w:snapToGrid w:val="0"/>
        <w:rPr>
          <w:noProof/>
        </w:rPr>
      </w:pPr>
      <w:r>
        <w:rPr>
          <w:noProof/>
        </w:rPr>
        <w:t>Formal “toolbox” meetings prior to a maintenance operation or dimension change</w:t>
      </w:r>
    </w:p>
    <w:p w:rsidR="005053C8" w:rsidP="005053C8" w:rsidRDefault="005053C8" w14:paraId="61099BDD" w14:textId="2A613683">
      <w:pPr>
        <w:numPr>
          <w:ilvl w:val="0"/>
          <w:numId w:val="37"/>
        </w:numPr>
        <w:snapToGrid w:val="0"/>
        <w:rPr>
          <w:noProof/>
        </w:rPr>
      </w:pPr>
      <w:r>
        <w:rPr>
          <w:noProof/>
        </w:rPr>
        <w:t>Job Hazard Analysis</w:t>
      </w:r>
    </w:p>
    <w:p w:rsidR="005053C8" w:rsidP="005053C8" w:rsidRDefault="00921805" w14:paraId="48AD603A" w14:textId="40B69E47">
      <w:pPr>
        <w:rPr>
          <w:rFonts w:ascii="Arial" w:hAnsi="Arial" w:cs="Arial"/>
          <w:sz w:val="56"/>
          <w:szCs w:val="48"/>
          <w:lang w:val="fr-FR"/>
        </w:rPr>
      </w:pPr>
      <w:r>
        <w:rPr>
          <w:noProof/>
        </w:rPr>
        <mc:AlternateContent>
          <mc:Choice Requires="wps">
            <w:drawing>
              <wp:anchor distT="0" distB="0" distL="114300" distR="114300" simplePos="0" relativeHeight="251658280" behindDoc="0" locked="0" layoutInCell="1" allowOverlap="1" wp14:anchorId="550322C8" wp14:editId="541B91D6">
                <wp:simplePos x="0" y="0"/>
                <wp:positionH relativeFrom="column">
                  <wp:posOffset>-163830</wp:posOffset>
                </wp:positionH>
                <wp:positionV relativeFrom="paragraph">
                  <wp:posOffset>78740</wp:posOffset>
                </wp:positionV>
                <wp:extent cx="6064885" cy="1051560"/>
                <wp:effectExtent l="26670" t="21590" r="23495" b="22225"/>
                <wp:wrapNone/>
                <wp:docPr id="1679712067" name="Text Box 2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885" cy="1051560"/>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rsidRPr="003C68AA" w:rsidR="005053C8" w:rsidP="005053C8" w:rsidRDefault="005053C8" w14:paraId="5A135968" w14:textId="77777777">
                            <w:pPr>
                              <w:jc w:val="both"/>
                              <w:rPr>
                                <w:sz w:val="28"/>
                                <w:szCs w:val="28"/>
                              </w:rPr>
                            </w:pPr>
                            <w:r w:rsidRPr="003C68AA">
                              <w:rPr>
                                <w:sz w:val="28"/>
                                <w:szCs w:val="28"/>
                              </w:rPr>
                              <w:t>Identify a “leader” for the job / task</w:t>
                            </w:r>
                          </w:p>
                          <w:p w:rsidRPr="003C68AA" w:rsidR="005053C8" w:rsidP="005053C8" w:rsidRDefault="005053C8" w14:paraId="3359DF25" w14:textId="77777777">
                            <w:pPr>
                              <w:jc w:val="both"/>
                              <w:rPr>
                                <w:sz w:val="28"/>
                                <w:szCs w:val="28"/>
                              </w:rPr>
                            </w:pPr>
                            <w:r w:rsidRPr="003C68AA">
                              <w:rPr>
                                <w:sz w:val="28"/>
                                <w:szCs w:val="28"/>
                              </w:rPr>
                              <w:t>Complete a hazard analysis with team (verbally, SS4, degraded safety)</w:t>
                            </w:r>
                          </w:p>
                          <w:p w:rsidRPr="003C68AA" w:rsidR="005053C8" w:rsidP="005053C8" w:rsidRDefault="005053C8" w14:paraId="19D26BA8" w14:textId="77777777">
                            <w:pPr>
                              <w:jc w:val="both"/>
                              <w:rPr>
                                <w:sz w:val="28"/>
                                <w:szCs w:val="28"/>
                                <w:lang w:val="fr-FR"/>
                              </w:rPr>
                            </w:pPr>
                            <w:r w:rsidRPr="003C68AA">
                              <w:rPr>
                                <w:sz w:val="28"/>
                                <w:szCs w:val="28"/>
                              </w:rPr>
                              <w:t>Communicate</w:t>
                            </w:r>
                            <w:r w:rsidRPr="003C68AA">
                              <w:rPr>
                                <w:sz w:val="28"/>
                                <w:szCs w:val="28"/>
                                <w:lang w:val="fr-FR"/>
                              </w:rPr>
                              <w:t xml:space="preserve"> </w:t>
                            </w:r>
                            <w:r w:rsidRPr="003C68AA">
                              <w:rPr>
                                <w:sz w:val="28"/>
                                <w:szCs w:val="28"/>
                              </w:rPr>
                              <w:t>during</w:t>
                            </w:r>
                            <w:r w:rsidRPr="003C68AA">
                              <w:rPr>
                                <w:sz w:val="28"/>
                                <w:szCs w:val="28"/>
                                <w:lang w:val="fr-FR"/>
                              </w:rPr>
                              <w:t xml:space="preserve"> </w:t>
                            </w:r>
                            <w:r w:rsidRPr="003C68AA">
                              <w:rPr>
                                <w:sz w:val="28"/>
                                <w:szCs w:val="28"/>
                              </w:rPr>
                              <w:t>coactivity</w:t>
                            </w:r>
                            <w:r w:rsidRPr="003C68AA">
                              <w:rPr>
                                <w:sz w:val="28"/>
                                <w:szCs w:val="28"/>
                                <w:lang w:val="fr-FR"/>
                              </w:rPr>
                              <w:t xml:space="preserve"> situations</w:t>
                            </w:r>
                          </w:p>
                          <w:p w:rsidRPr="003C68AA" w:rsidR="005053C8" w:rsidP="005053C8" w:rsidRDefault="005053C8" w14:paraId="3878BE02" w14:textId="77777777">
                            <w:pPr>
                              <w:jc w:val="both"/>
                              <w:rPr>
                                <w:sz w:val="28"/>
                                <w:szCs w:val="28"/>
                                <w:lang w:val="fr-FR"/>
                              </w:rPr>
                            </w:pPr>
                            <w:r w:rsidRPr="003C68AA">
                              <w:rPr>
                                <w:sz w:val="28"/>
                                <w:szCs w:val="28"/>
                              </w:rPr>
                              <w:t>Discuss</w:t>
                            </w:r>
                            <w:r w:rsidRPr="003C68AA">
                              <w:rPr>
                                <w:sz w:val="28"/>
                                <w:szCs w:val="28"/>
                                <w:lang w:val="fr-FR"/>
                              </w:rPr>
                              <w:t xml:space="preserve"> communication expectations</w:t>
                            </w:r>
                          </w:p>
                          <w:p w:rsidR="005053C8" w:rsidP="005053C8" w:rsidRDefault="005053C8" w14:paraId="0B1E327D" w14:textId="77777777">
                            <w:pPr>
                              <w:jc w:val="both"/>
                              <w:rPr>
                                <w:sz w:val="32"/>
                                <w:szCs w:val="52"/>
                                <w:lang w:val="fr-FR"/>
                              </w:rPr>
                            </w:pPr>
                          </w:p>
                          <w:p w:rsidR="005053C8" w:rsidP="005053C8" w:rsidRDefault="005053C8" w14:paraId="20839E22" w14:textId="77777777">
                            <w:pPr>
                              <w:jc w:val="both"/>
                              <w:rPr>
                                <w:sz w:val="32"/>
                                <w:szCs w:val="52"/>
                                <w:lang w:val="fr-FR"/>
                              </w:rPr>
                            </w:pPr>
                          </w:p>
                          <w:p w:rsidR="005053C8" w:rsidP="005053C8" w:rsidRDefault="005053C8" w14:paraId="74564515" w14:textId="77777777">
                            <w:pPr>
                              <w:spacing w:before="100" w:beforeAutospacing="1"/>
                              <w:ind w:left="852"/>
                              <w:jc w:val="both"/>
                              <w:rPr>
                                <w:sz w:val="52"/>
                                <w:szCs w:val="52"/>
                                <w:lang w:val="fr-FR"/>
                              </w:rPr>
                            </w:pPr>
                          </w:p>
                          <w:p w:rsidR="005053C8" w:rsidP="005053C8" w:rsidRDefault="005053C8" w14:paraId="2CA52274" w14:textId="77777777">
                            <w:pPr>
                              <w:spacing w:before="100" w:beforeAutospacing="1"/>
                              <w:jc w:val="both"/>
                              <w:rPr>
                                <w:sz w:val="52"/>
                                <w:szCs w:val="52"/>
                                <w:lang w:val="fr-FR"/>
                              </w:rPr>
                            </w:pPr>
                          </w:p>
                          <w:p w:rsidR="005053C8" w:rsidP="005053C8" w:rsidRDefault="005053C8" w14:paraId="56277E4D" w14:textId="77777777">
                            <w:pPr>
                              <w:jc w:val="both"/>
                              <w:rPr>
                                <w:sz w:val="52"/>
                                <w:szCs w:val="52"/>
                                <w:lang w:val="fr-FR"/>
                              </w:rPr>
                            </w:pPr>
                          </w:p>
                          <w:p w:rsidR="005053C8" w:rsidP="005053C8" w:rsidRDefault="005053C8" w14:paraId="442538B9" w14:textId="77777777">
                            <w:pPr>
                              <w:jc w:val="both"/>
                              <w:rPr>
                                <w:sz w:val="52"/>
                                <w:szCs w:val="52"/>
                                <w:lang w:val="fr-FR"/>
                              </w:rPr>
                            </w:pPr>
                          </w:p>
                          <w:p w:rsidR="005053C8" w:rsidP="005053C8" w:rsidRDefault="005053C8" w14:paraId="62FDE87F" w14:textId="77777777">
                            <w:pPr>
                              <w:jc w:val="both"/>
                              <w:rPr>
                                <w:sz w:val="52"/>
                                <w:szCs w:val="52"/>
                                <w:lang w:val="fr-FR"/>
                              </w:rPr>
                            </w:pPr>
                          </w:p>
                          <w:p w:rsidR="005053C8" w:rsidP="005053C8" w:rsidRDefault="005053C8" w14:paraId="41CD416E" w14:textId="77777777">
                            <w:pPr>
                              <w:jc w:val="both"/>
                              <w:rPr>
                                <w:sz w:val="52"/>
                                <w:szCs w:val="52"/>
                                <w:lang w:val="fr-FR"/>
                              </w:rPr>
                            </w:pPr>
                          </w:p>
                          <w:p w:rsidR="005053C8" w:rsidP="005053C8" w:rsidRDefault="005053C8" w14:paraId="7A53E503" w14:textId="77777777">
                            <w:pPr>
                              <w:jc w:val="both"/>
                              <w:rPr>
                                <w:sz w:val="52"/>
                                <w:szCs w:val="52"/>
                                <w:lang w:val="fr-FR"/>
                              </w:rPr>
                            </w:pPr>
                          </w:p>
                          <w:p w:rsidR="005053C8" w:rsidP="005053C8" w:rsidRDefault="005053C8" w14:paraId="7F858BF0" w14:textId="77777777">
                            <w:pPr>
                              <w:jc w:val="both"/>
                              <w:rPr>
                                <w:sz w:val="52"/>
                                <w:szCs w:val="52"/>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8073C25">
              <v:shape id="Text Box 2169" style="position:absolute;margin-left:-12.9pt;margin-top:6.2pt;width:477.55pt;height:82.8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4" filled="f" strokecolor="red"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" w14:anchorId="550322C8">
                <v:textbox>
                  <w:txbxContent>
                    <w:p w:rsidRPr="003C68AA" w:rsidR="005053C8" w:rsidP="005053C8" w:rsidRDefault="005053C8" w14:paraId="7F17F5DD" w14:textId="77777777">
                      <w:pPr>
                        <w:jc w:val="both"/>
                        <w:rPr>
                          <w:sz w:val="28"/>
                          <w:szCs w:val="28"/>
                        </w:rPr>
                      </w:pPr>
                      <w:r w:rsidRPr="003C68AA">
                        <w:rPr>
                          <w:sz w:val="28"/>
                          <w:szCs w:val="28"/>
                        </w:rPr>
                        <w:t>Identify a “leader” for the job / task</w:t>
                      </w:r>
                    </w:p>
                    <w:p w:rsidRPr="003C68AA" w:rsidR="005053C8" w:rsidP="005053C8" w:rsidRDefault="005053C8" w14:paraId="0EB197FF" w14:textId="77777777">
                      <w:pPr>
                        <w:jc w:val="both"/>
                        <w:rPr>
                          <w:sz w:val="28"/>
                          <w:szCs w:val="28"/>
                        </w:rPr>
                      </w:pPr>
                      <w:r w:rsidRPr="003C68AA">
                        <w:rPr>
                          <w:sz w:val="28"/>
                          <w:szCs w:val="28"/>
                        </w:rPr>
                        <w:t>Complete a hazard analysis with team (verbally, SS4, degraded safety)</w:t>
                      </w:r>
                    </w:p>
                    <w:p w:rsidRPr="003C68AA" w:rsidR="005053C8" w:rsidP="005053C8" w:rsidRDefault="005053C8" w14:paraId="48F32368" w14:textId="77777777">
                      <w:pPr>
                        <w:jc w:val="both"/>
                        <w:rPr>
                          <w:sz w:val="28"/>
                          <w:szCs w:val="28"/>
                          <w:lang w:val="fr-FR"/>
                        </w:rPr>
                      </w:pPr>
                      <w:r w:rsidRPr="003C68AA">
                        <w:rPr>
                          <w:sz w:val="28"/>
                          <w:szCs w:val="28"/>
                        </w:rPr>
                        <w:t>Communicate</w:t>
                      </w:r>
                      <w:r w:rsidRPr="003C68AA">
                        <w:rPr>
                          <w:sz w:val="28"/>
                          <w:szCs w:val="28"/>
                          <w:lang w:val="fr-FR"/>
                        </w:rPr>
                        <w:t xml:space="preserve"> </w:t>
                      </w:r>
                      <w:r w:rsidRPr="003C68AA">
                        <w:rPr>
                          <w:sz w:val="28"/>
                          <w:szCs w:val="28"/>
                        </w:rPr>
                        <w:t>during</w:t>
                      </w:r>
                      <w:r w:rsidRPr="003C68AA">
                        <w:rPr>
                          <w:sz w:val="28"/>
                          <w:szCs w:val="28"/>
                          <w:lang w:val="fr-FR"/>
                        </w:rPr>
                        <w:t xml:space="preserve"> </w:t>
                      </w:r>
                      <w:r w:rsidRPr="003C68AA">
                        <w:rPr>
                          <w:sz w:val="28"/>
                          <w:szCs w:val="28"/>
                        </w:rPr>
                        <w:t>coactivity</w:t>
                      </w:r>
                      <w:r w:rsidRPr="003C68AA">
                        <w:rPr>
                          <w:sz w:val="28"/>
                          <w:szCs w:val="28"/>
                          <w:lang w:val="fr-FR"/>
                        </w:rPr>
                        <w:t xml:space="preserve"> situations</w:t>
                      </w:r>
                    </w:p>
                    <w:p w:rsidRPr="003C68AA" w:rsidR="005053C8" w:rsidP="005053C8" w:rsidRDefault="005053C8" w14:paraId="145F20C2" w14:textId="77777777">
                      <w:pPr>
                        <w:jc w:val="both"/>
                        <w:rPr>
                          <w:sz w:val="28"/>
                          <w:szCs w:val="28"/>
                          <w:lang w:val="fr-FR"/>
                        </w:rPr>
                      </w:pPr>
                      <w:r w:rsidRPr="003C68AA">
                        <w:rPr>
                          <w:sz w:val="28"/>
                          <w:szCs w:val="28"/>
                        </w:rPr>
                        <w:t>Discuss</w:t>
                      </w:r>
                      <w:r w:rsidRPr="003C68AA">
                        <w:rPr>
                          <w:sz w:val="28"/>
                          <w:szCs w:val="28"/>
                          <w:lang w:val="fr-FR"/>
                        </w:rPr>
                        <w:t xml:space="preserve"> communication expectations</w:t>
                      </w:r>
                    </w:p>
                    <w:p w:rsidR="005053C8" w:rsidP="005053C8" w:rsidRDefault="005053C8" w14:paraId="0DA123B1" w14:textId="77777777">
                      <w:pPr>
                        <w:jc w:val="both"/>
                        <w:rPr>
                          <w:sz w:val="32"/>
                          <w:szCs w:val="52"/>
                          <w:lang w:val="fr-FR"/>
                        </w:rPr>
                      </w:pPr>
                    </w:p>
                    <w:p w:rsidR="005053C8" w:rsidP="005053C8" w:rsidRDefault="005053C8" w14:paraId="4C4CEA3D" w14:textId="77777777">
                      <w:pPr>
                        <w:jc w:val="both"/>
                        <w:rPr>
                          <w:sz w:val="32"/>
                          <w:szCs w:val="52"/>
                          <w:lang w:val="fr-FR"/>
                        </w:rPr>
                      </w:pPr>
                    </w:p>
                    <w:p w:rsidR="005053C8" w:rsidP="005053C8" w:rsidRDefault="005053C8" w14:paraId="50895670" w14:textId="77777777">
                      <w:pPr>
                        <w:spacing w:before="100" w:beforeAutospacing="1"/>
                        <w:ind w:left="852"/>
                        <w:jc w:val="both"/>
                        <w:rPr>
                          <w:sz w:val="52"/>
                          <w:szCs w:val="52"/>
                          <w:lang w:val="fr-FR"/>
                        </w:rPr>
                      </w:pPr>
                    </w:p>
                    <w:p w:rsidR="005053C8" w:rsidP="005053C8" w:rsidRDefault="005053C8" w14:paraId="38C1F859" w14:textId="77777777">
                      <w:pPr>
                        <w:spacing w:before="100" w:beforeAutospacing="1"/>
                        <w:jc w:val="both"/>
                        <w:rPr>
                          <w:sz w:val="52"/>
                          <w:szCs w:val="52"/>
                          <w:lang w:val="fr-FR"/>
                        </w:rPr>
                      </w:pPr>
                    </w:p>
                    <w:p w:rsidR="005053C8" w:rsidP="005053C8" w:rsidRDefault="005053C8" w14:paraId="0C8FE7CE" w14:textId="77777777">
                      <w:pPr>
                        <w:jc w:val="both"/>
                        <w:rPr>
                          <w:sz w:val="52"/>
                          <w:szCs w:val="52"/>
                          <w:lang w:val="fr-FR"/>
                        </w:rPr>
                      </w:pPr>
                    </w:p>
                    <w:p w:rsidR="005053C8" w:rsidP="005053C8" w:rsidRDefault="005053C8" w14:paraId="41004F19" w14:textId="77777777">
                      <w:pPr>
                        <w:jc w:val="both"/>
                        <w:rPr>
                          <w:sz w:val="52"/>
                          <w:szCs w:val="52"/>
                          <w:lang w:val="fr-FR"/>
                        </w:rPr>
                      </w:pPr>
                    </w:p>
                    <w:p w:rsidR="005053C8" w:rsidP="005053C8" w:rsidRDefault="005053C8" w14:paraId="67C0C651" w14:textId="77777777">
                      <w:pPr>
                        <w:jc w:val="both"/>
                        <w:rPr>
                          <w:sz w:val="52"/>
                          <w:szCs w:val="52"/>
                          <w:lang w:val="fr-FR"/>
                        </w:rPr>
                      </w:pPr>
                    </w:p>
                    <w:p w:rsidR="005053C8" w:rsidP="005053C8" w:rsidRDefault="005053C8" w14:paraId="308D56CC" w14:textId="77777777">
                      <w:pPr>
                        <w:jc w:val="both"/>
                        <w:rPr>
                          <w:sz w:val="52"/>
                          <w:szCs w:val="52"/>
                          <w:lang w:val="fr-FR"/>
                        </w:rPr>
                      </w:pPr>
                    </w:p>
                    <w:p w:rsidR="005053C8" w:rsidP="005053C8" w:rsidRDefault="005053C8" w14:paraId="797E50C6" w14:textId="77777777">
                      <w:pPr>
                        <w:jc w:val="both"/>
                        <w:rPr>
                          <w:sz w:val="52"/>
                          <w:szCs w:val="52"/>
                          <w:lang w:val="fr-FR"/>
                        </w:rPr>
                      </w:pPr>
                    </w:p>
                    <w:p w:rsidR="005053C8" w:rsidP="005053C8" w:rsidRDefault="005053C8" w14:paraId="7B04FA47" w14:textId="77777777">
                      <w:pPr>
                        <w:jc w:val="both"/>
                        <w:rPr>
                          <w:sz w:val="52"/>
                          <w:szCs w:val="52"/>
                          <w:lang w:val="fr-FR"/>
                        </w:rPr>
                      </w:pPr>
                    </w:p>
                  </w:txbxContent>
                </v:textbox>
              </v:shape>
            </w:pict>
          </mc:Fallback>
        </mc:AlternateContent>
      </w:r>
    </w:p>
    <w:p w:rsidR="00A8580C" w:rsidP="003C68AA" w:rsidRDefault="00A8580C" w14:paraId="115D9328" w14:textId="77777777">
      <w:pPr>
        <w:rPr>
          <w:rFonts w:ascii="Arial" w:hAnsi="Arial" w:cs="Arial"/>
          <w:b/>
          <w:bCs/>
          <w:color w:val="FF6600"/>
          <w:sz w:val="44"/>
          <w:szCs w:val="44"/>
        </w:rPr>
      </w:pPr>
      <w:r>
        <w:br w:type="page"/>
      </w:r>
    </w:p>
    <w:p w:rsidR="00A8580C" w:rsidP="00A8580C" w:rsidRDefault="00A8580C" w14:paraId="6D86A661" w14:textId="77777777">
      <w:pPr>
        <w:jc w:val="center"/>
        <w:rPr>
          <w:rFonts w:ascii="Arial" w:hAnsi="Arial" w:cs="Arial"/>
          <w:b/>
          <w:bCs/>
          <w:color w:val="FF6600"/>
          <w:sz w:val="44"/>
          <w:szCs w:val="44"/>
        </w:rPr>
      </w:pPr>
      <w:r>
        <w:rPr>
          <w:rFonts w:ascii="Arial" w:hAnsi="Arial" w:cs="Arial"/>
          <w:b/>
          <w:bCs/>
          <w:color w:val="FF6600"/>
          <w:sz w:val="44"/>
          <w:szCs w:val="44"/>
        </w:rPr>
        <w:t>Reflex Action Sheet</w:t>
      </w:r>
    </w:p>
    <w:p w:rsidR="00A8580C" w:rsidP="00A8580C" w:rsidRDefault="00A8580C" w14:paraId="61A9DBA3" w14:textId="77777777">
      <w:pPr>
        <w:jc w:val="center"/>
        <w:rPr>
          <w:rFonts w:ascii="Arial" w:hAnsi="Arial" w:cs="Arial"/>
          <w:b/>
          <w:bCs/>
          <w:color w:val="FF6600"/>
          <w:sz w:val="44"/>
          <w:szCs w:val="44"/>
        </w:rPr>
      </w:pPr>
      <w:r>
        <w:rPr>
          <w:rFonts w:ascii="Arial" w:hAnsi="Arial" w:cs="Arial"/>
          <w:b/>
          <w:bCs/>
          <w:color w:val="FF6600"/>
          <w:sz w:val="44"/>
          <w:szCs w:val="44"/>
        </w:rPr>
        <w:t xml:space="preserve">Moving equipment to and from height  </w:t>
      </w:r>
    </w:p>
    <w:p w:rsidR="00A8580C" w:rsidP="00A8580C" w:rsidRDefault="00A8580C" w14:paraId="4C5BD48E" w14:textId="77777777">
      <w:pPr>
        <w:jc w:val="center"/>
        <w:rPr>
          <w:rFonts w:ascii="Arial" w:hAnsi="Arial" w:cs="Arial"/>
          <w:b/>
          <w:bCs/>
          <w:color w:val="FF6600"/>
          <w:sz w:val="44"/>
          <w:szCs w:val="44"/>
        </w:rPr>
      </w:pPr>
    </w:p>
    <w:p w:rsidR="00A8580C" w:rsidP="00A8580C" w:rsidRDefault="00921805" w14:paraId="79F62B57" w14:textId="740CFD2D">
      <w:pPr>
        <w:jc w:val="center"/>
        <w:rPr>
          <w:rFonts w:ascii="Arial" w:hAnsi="Arial" w:cs="Arial"/>
          <w:b/>
          <w:bCs/>
          <w:color w:val="FF6600"/>
          <w:sz w:val="44"/>
          <w:szCs w:val="44"/>
        </w:rPr>
      </w:pPr>
      <w:r>
        <w:rPr>
          <w:noProof/>
        </w:rPr>
        <w:drawing>
          <wp:inline distT="0" distB="0" distL="0" distR="0" wp14:anchorId="57396679" wp14:editId="18CA3472">
            <wp:extent cx="4324350" cy="3409950"/>
            <wp:effectExtent l="0" t="0" r="0" b="0"/>
            <wp:docPr id="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324350" cy="3409950"/>
                    </a:xfrm>
                    <a:prstGeom prst="rect">
                      <a:avLst/>
                    </a:prstGeom>
                    <a:noFill/>
                    <a:ln>
                      <a:noFill/>
                    </a:ln>
                  </pic:spPr>
                </pic:pic>
              </a:graphicData>
            </a:graphic>
          </wp:inline>
        </w:drawing>
      </w:r>
      <w:r w:rsidR="00A8580C">
        <w:rPr>
          <w:rFonts w:ascii="Arial" w:hAnsi="Arial" w:cs="Arial"/>
          <w:b/>
          <w:bCs/>
          <w:color w:val="FF6600"/>
          <w:sz w:val="44"/>
          <w:szCs w:val="44"/>
        </w:rPr>
        <w:t xml:space="preserve">      </w:t>
      </w:r>
    </w:p>
    <w:p w:rsidRPr="00920040" w:rsidR="00A8580C" w:rsidP="005053C8" w:rsidRDefault="00A8580C" w14:paraId="73E9AE0D" w14:textId="77777777">
      <w:pPr>
        <w:pStyle w:val="NormalWeb"/>
        <w:rPr>
          <w:b/>
          <w:color w:val="FF0000"/>
        </w:rPr>
      </w:pPr>
    </w:p>
    <w:p w:rsidRPr="00920040" w:rsidR="00A8580C" w:rsidP="005053C8" w:rsidRDefault="00A8580C" w14:paraId="66C715E4" w14:textId="77777777">
      <w:pPr>
        <w:pStyle w:val="NormalWeb"/>
        <w:rPr>
          <w:b/>
          <w:color w:val="FF0000"/>
        </w:rPr>
      </w:pPr>
      <w:r w:rsidRPr="00920040">
        <w:rPr>
          <w:b/>
          <w:color w:val="FF0000"/>
        </w:rPr>
        <w:t>Action A – When feasible use a hoist and proper rigging practices for movement of equipment</w:t>
      </w:r>
    </w:p>
    <w:p w:rsidRPr="00920040" w:rsidR="00920040" w:rsidP="005053C8" w:rsidRDefault="00A8580C" w14:paraId="7E9FBEB1" w14:textId="77777777">
      <w:pPr>
        <w:pStyle w:val="NormalWeb"/>
        <w:rPr>
          <w:b/>
          <w:color w:val="FF0000"/>
        </w:rPr>
      </w:pPr>
      <w:r w:rsidRPr="00920040">
        <w:rPr>
          <w:b/>
          <w:color w:val="FF0000"/>
        </w:rPr>
        <w:t xml:space="preserve">Action B </w:t>
      </w:r>
      <w:r w:rsidRPr="00920040" w:rsidR="00920040">
        <w:rPr>
          <w:b/>
          <w:color w:val="FF0000"/>
        </w:rPr>
        <w:t>–</w:t>
      </w:r>
      <w:r w:rsidRPr="00920040">
        <w:rPr>
          <w:b/>
          <w:color w:val="FF0000"/>
        </w:rPr>
        <w:t xml:space="preserve"> </w:t>
      </w:r>
      <w:r w:rsidRPr="00920040" w:rsidR="00920040">
        <w:rPr>
          <w:b/>
          <w:color w:val="FF0000"/>
        </w:rPr>
        <w:t>Cordon off safe area under load to prevent pedestrian and vehicle from passing under.</w:t>
      </w:r>
    </w:p>
    <w:p w:rsidRPr="00920040" w:rsidR="00920040" w:rsidP="005053C8" w:rsidRDefault="00920040" w14:paraId="51637799" w14:textId="77777777">
      <w:pPr>
        <w:pStyle w:val="NormalWeb"/>
        <w:rPr>
          <w:b/>
          <w:color w:val="FF0000"/>
        </w:rPr>
      </w:pPr>
      <w:r w:rsidRPr="00920040">
        <w:rPr>
          <w:b/>
          <w:color w:val="FF0000"/>
        </w:rPr>
        <w:t>Action C – I forklift is used, white pallets are not suitable carrying load.</w:t>
      </w:r>
    </w:p>
    <w:p w:rsidR="005053C8" w:rsidP="005053C8" w:rsidRDefault="00920040" w14:paraId="6FF0069D" w14:textId="77777777">
      <w:pPr>
        <w:pStyle w:val="NormalWeb"/>
      </w:pPr>
      <w:r w:rsidRPr="00920040">
        <w:rPr>
          <w:b/>
          <w:color w:val="FF0000"/>
        </w:rPr>
        <w:t>Action D – Only pallets with crossmember should be used.</w:t>
      </w:r>
      <w:r w:rsidR="005053C8">
        <w:br w:type="page"/>
      </w:r>
    </w:p>
    <w:p w:rsidRPr="00C63A3C" w:rsidR="00C63A3C" w:rsidP="00C63A3C" w:rsidRDefault="00C63A3C" w14:paraId="3522D148" w14:textId="77777777">
      <w:pPr>
        <w:rPr>
          <w:vanish/>
        </w:rPr>
      </w:pPr>
    </w:p>
    <w:tbl>
      <w:tblPr>
        <w:tblpPr w:leftFromText="180" w:rightFromText="180" w:vertAnchor="text" w:horzAnchor="margin" w:tblpY="24"/>
        <w:tblW w:w="92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694"/>
        <w:gridCol w:w="294"/>
        <w:gridCol w:w="6228"/>
      </w:tblGrid>
      <w:tr w:rsidR="005053C8" w:rsidTr="005053C8" w14:paraId="3CBA535B" w14:textId="77777777">
        <w:tc>
          <w:tcPr>
            <w:tcW w:w="2694" w:type="dxa"/>
            <w:shd w:val="clear" w:color="auto" w:fill="F3F3F3"/>
          </w:tcPr>
          <w:p w:rsidR="005053C8" w:rsidP="005053C8" w:rsidRDefault="005053C8" w14:paraId="13C38349" w14:textId="77777777">
            <w:pPr>
              <w:pStyle w:val="NormalWeb"/>
              <w:jc w:val="center"/>
              <w:rPr>
                <w:rFonts w:ascii="Arial" w:hAnsi="Arial" w:cs="Arial"/>
                <w:b/>
                <w:noProof/>
                <w:sz w:val="32"/>
                <w:szCs w:val="32"/>
              </w:rPr>
            </w:pPr>
          </w:p>
          <w:p w:rsidRPr="00370ECB" w:rsidR="005053C8" w:rsidP="005053C8" w:rsidRDefault="005053C8" w14:paraId="4E904FFA" w14:textId="77777777">
            <w:pPr>
              <w:pStyle w:val="NormalWeb"/>
              <w:jc w:val="center"/>
              <w:rPr>
                <w:rFonts w:ascii="Arial" w:hAnsi="Arial" w:cs="Arial"/>
                <w:b/>
              </w:rPr>
            </w:pPr>
          </w:p>
        </w:tc>
        <w:tc>
          <w:tcPr>
            <w:tcW w:w="294" w:type="dxa"/>
            <w:shd w:val="clear" w:color="auto" w:fill="F3F3F3"/>
          </w:tcPr>
          <w:p w:rsidRPr="00905037" w:rsidR="005053C8" w:rsidP="005053C8" w:rsidRDefault="005053C8" w14:paraId="1158F61A" w14:textId="77777777">
            <w:pPr>
              <w:pStyle w:val="NormalWeb"/>
              <w:jc w:val="center"/>
            </w:pPr>
          </w:p>
        </w:tc>
        <w:tc>
          <w:tcPr>
            <w:tcW w:w="6228" w:type="dxa"/>
            <w:shd w:val="clear" w:color="auto" w:fill="F3F3F3"/>
          </w:tcPr>
          <w:p w:rsidRPr="00370ECB" w:rsidR="005053C8" w:rsidP="005053C8" w:rsidRDefault="005053C8" w14:paraId="1CE5F37A" w14:textId="77777777">
            <w:pPr>
              <w:rPr>
                <w:rFonts w:ascii="Arial" w:hAnsi="Arial" w:cs="Arial"/>
                <w:b/>
                <w:noProof/>
                <w:sz w:val="32"/>
                <w:szCs w:val="32"/>
                <w:lang w:eastAsia="en-US"/>
              </w:rPr>
            </w:pPr>
            <w:r w:rsidRPr="00370ECB">
              <w:rPr>
                <w:rFonts w:ascii="Arial" w:hAnsi="Arial" w:cs="Arial"/>
                <w:b/>
                <w:noProof/>
                <w:sz w:val="32"/>
                <w:szCs w:val="32"/>
                <w:lang w:eastAsia="en-US"/>
              </w:rPr>
              <w:t>Document Location or Link</w:t>
            </w:r>
          </w:p>
        </w:tc>
      </w:tr>
      <w:tr w:rsidR="005053C8" w:rsidTr="005053C8" w14:paraId="3D9ED7CB" w14:textId="77777777">
        <w:tc>
          <w:tcPr>
            <w:tcW w:w="2694" w:type="dxa"/>
            <w:shd w:val="clear" w:color="auto" w:fill="000000"/>
          </w:tcPr>
          <w:p w:rsidRPr="00370ECB" w:rsidR="005053C8" w:rsidP="005053C8" w:rsidRDefault="005053C8" w14:paraId="531CA133" w14:textId="77777777">
            <w:pPr>
              <w:pStyle w:val="NormalWeb"/>
              <w:jc w:val="center"/>
              <w:rPr>
                <w:rFonts w:ascii="Arial" w:hAnsi="Arial" w:cs="Arial"/>
                <w:b/>
              </w:rPr>
            </w:pPr>
          </w:p>
        </w:tc>
        <w:tc>
          <w:tcPr>
            <w:tcW w:w="294" w:type="dxa"/>
            <w:shd w:val="clear" w:color="auto" w:fill="000000"/>
          </w:tcPr>
          <w:p w:rsidRPr="00905037" w:rsidR="005053C8" w:rsidP="005053C8" w:rsidRDefault="005053C8" w14:paraId="0C6104E3" w14:textId="77777777">
            <w:pPr>
              <w:pStyle w:val="NormalWeb"/>
              <w:jc w:val="center"/>
            </w:pPr>
          </w:p>
        </w:tc>
        <w:tc>
          <w:tcPr>
            <w:tcW w:w="6228" w:type="dxa"/>
            <w:shd w:val="clear" w:color="auto" w:fill="000000"/>
          </w:tcPr>
          <w:p w:rsidRPr="00370ECB" w:rsidR="005053C8" w:rsidP="005053C8" w:rsidRDefault="005053C8" w14:paraId="01052666" w14:textId="77777777">
            <w:pPr>
              <w:rPr>
                <w:rFonts w:ascii="Arial" w:hAnsi="Arial" w:cs="Arial"/>
                <w:b/>
                <w:noProof/>
                <w:lang w:eastAsia="en-US"/>
              </w:rPr>
            </w:pPr>
          </w:p>
        </w:tc>
      </w:tr>
      <w:tr w:rsidR="005053C8" w:rsidTr="005053C8" w14:paraId="24BE9177" w14:textId="77777777">
        <w:tc>
          <w:tcPr>
            <w:tcW w:w="2694" w:type="dxa"/>
          </w:tcPr>
          <w:p w:rsidRPr="00CA723F" w:rsidR="005053C8" w:rsidP="005053C8" w:rsidRDefault="005053C8" w14:paraId="11C95E31" w14:textId="77777777">
            <w:pPr>
              <w:pStyle w:val="NormalWeb"/>
              <w:jc w:val="center"/>
            </w:pPr>
            <w:r w:rsidRPr="00370ECB">
              <w:rPr>
                <w:rFonts w:ascii="Arial" w:hAnsi="Arial" w:cs="Arial"/>
                <w:b/>
              </w:rPr>
              <w:t>Work Instruction</w:t>
            </w:r>
          </w:p>
        </w:tc>
        <w:tc>
          <w:tcPr>
            <w:tcW w:w="294" w:type="dxa"/>
          </w:tcPr>
          <w:p w:rsidRPr="00905037" w:rsidR="005053C8" w:rsidP="005053C8" w:rsidRDefault="005053C8" w14:paraId="752F3BC3" w14:textId="77777777">
            <w:pPr>
              <w:pStyle w:val="NormalWeb"/>
              <w:jc w:val="center"/>
            </w:pPr>
          </w:p>
        </w:tc>
        <w:tc>
          <w:tcPr>
            <w:tcW w:w="6228" w:type="dxa"/>
          </w:tcPr>
          <w:p w:rsidRPr="00A629E4" w:rsidR="005053C8" w:rsidP="005053C8" w:rsidRDefault="005053C8" w14:paraId="3014B05C" w14:textId="77777777">
            <w:pPr>
              <w:pStyle w:val="NormalWeb"/>
            </w:pPr>
            <w:r w:rsidRPr="00370ECB">
              <w:rPr>
                <w:rFonts w:ascii="Arial" w:hAnsi="Arial" w:cs="Arial"/>
                <w:b/>
                <w:noProof/>
              </w:rPr>
              <w:t xml:space="preserve">Reference </w:t>
            </w:r>
            <w:r>
              <w:rPr>
                <w:rFonts w:ascii="Arial" w:hAnsi="Arial" w:cs="Arial"/>
                <w:b/>
                <w:noProof/>
              </w:rPr>
              <w:t xml:space="preserve"> BIB DOC</w:t>
            </w:r>
            <w:r w:rsidRPr="00370ECB">
              <w:rPr>
                <w:rFonts w:ascii="Arial" w:hAnsi="Arial" w:cs="Arial"/>
                <w:b/>
                <w:noProof/>
              </w:rPr>
              <w:t xml:space="preserve">: </w:t>
            </w:r>
            <w:r>
              <w:rPr>
                <w:rFonts w:ascii="Arial" w:hAnsi="Arial" w:cs="Arial"/>
                <w:b/>
                <w:noProof/>
              </w:rPr>
              <w:t>N/A</w:t>
            </w:r>
          </w:p>
        </w:tc>
      </w:tr>
      <w:tr w:rsidR="005053C8" w:rsidTr="005053C8" w14:paraId="7FF64C8A" w14:textId="77777777">
        <w:tc>
          <w:tcPr>
            <w:tcW w:w="2694" w:type="dxa"/>
          </w:tcPr>
          <w:p w:rsidRPr="00CA723F" w:rsidR="005053C8" w:rsidP="005053C8" w:rsidRDefault="005053C8" w14:paraId="3DDF461E" w14:textId="77777777">
            <w:pPr>
              <w:pStyle w:val="NormalWeb"/>
              <w:jc w:val="center"/>
            </w:pPr>
            <w:r w:rsidRPr="00370ECB">
              <w:rPr>
                <w:rFonts w:ascii="Arial" w:hAnsi="Arial" w:cs="Arial"/>
                <w:b/>
              </w:rPr>
              <w:t>Operator Certification Form</w:t>
            </w:r>
          </w:p>
        </w:tc>
        <w:tc>
          <w:tcPr>
            <w:tcW w:w="294" w:type="dxa"/>
          </w:tcPr>
          <w:p w:rsidRPr="00370ECB" w:rsidR="005053C8" w:rsidP="005053C8" w:rsidRDefault="005053C8" w14:paraId="3991B61B" w14:textId="77777777">
            <w:pPr>
              <w:pStyle w:val="NormalWeb"/>
              <w:jc w:val="center"/>
              <w:rPr>
                <w:b/>
                <w:color w:val="FF0000"/>
                <w:sz w:val="32"/>
                <w:szCs w:val="32"/>
              </w:rPr>
            </w:pPr>
          </w:p>
        </w:tc>
        <w:tc>
          <w:tcPr>
            <w:tcW w:w="6228" w:type="dxa"/>
          </w:tcPr>
          <w:p w:rsidRPr="00A629E4" w:rsidR="005053C8" w:rsidP="005053C8" w:rsidRDefault="005053C8" w14:paraId="2603EF0B" w14:textId="77777777">
            <w:pPr>
              <w:pStyle w:val="NormalWeb"/>
            </w:pPr>
            <w:proofErr w:type="gramStart"/>
            <w:r w:rsidRPr="00370ECB">
              <w:rPr>
                <w:rFonts w:ascii="Arial" w:hAnsi="Arial" w:cs="Arial"/>
                <w:b/>
                <w:noProof/>
              </w:rPr>
              <w:t xml:space="preserve">Reference </w:t>
            </w:r>
            <w:r>
              <w:t xml:space="preserve"> </w:t>
            </w:r>
            <w:r>
              <w:rPr>
                <w:rFonts w:ascii="Arial" w:hAnsi="Arial" w:cs="Arial"/>
                <w:b/>
                <w:noProof/>
              </w:rPr>
              <w:t>BI</w:t>
            </w:r>
            <w:r w:rsidRPr="004E71B6">
              <w:rPr>
                <w:rFonts w:ascii="Arial" w:hAnsi="Arial" w:cs="Arial"/>
                <w:b/>
                <w:noProof/>
              </w:rPr>
              <w:t>B</w:t>
            </w:r>
            <w:proofErr w:type="gramEnd"/>
            <w:r w:rsidRPr="004E71B6">
              <w:rPr>
                <w:rFonts w:ascii="Arial" w:hAnsi="Arial" w:cs="Arial"/>
                <w:b/>
                <w:noProof/>
              </w:rPr>
              <w:t xml:space="preserve"> DOC </w:t>
            </w:r>
            <w:r w:rsidRPr="00DC1396">
              <w:rPr>
                <w:rFonts w:ascii="Arial" w:hAnsi="Arial" w:cs="Arial"/>
                <w:b/>
                <w:noProof/>
              </w:rPr>
              <w:t>:</w:t>
            </w:r>
            <w:r w:rsidRPr="00DC1396">
              <w:rPr>
                <w:rFonts w:ascii="Arial" w:hAnsi="Arial" w:cs="Arial"/>
                <w:b/>
              </w:rPr>
              <w:t xml:space="preserve"> N/A</w:t>
            </w:r>
          </w:p>
        </w:tc>
      </w:tr>
      <w:tr w:rsidR="005053C8" w:rsidTr="005053C8" w14:paraId="39483258" w14:textId="77777777">
        <w:tc>
          <w:tcPr>
            <w:tcW w:w="2694" w:type="dxa"/>
          </w:tcPr>
          <w:p w:rsidRPr="00CA723F" w:rsidR="005053C8" w:rsidP="005053C8" w:rsidRDefault="005053C8" w14:paraId="26E33847" w14:textId="77777777">
            <w:pPr>
              <w:pStyle w:val="NormalWeb"/>
              <w:jc w:val="center"/>
            </w:pPr>
            <w:r w:rsidRPr="00370ECB">
              <w:rPr>
                <w:rFonts w:ascii="Arial" w:hAnsi="Arial" w:cs="Arial"/>
                <w:b/>
              </w:rPr>
              <w:t>LOTOTO Matrices</w:t>
            </w:r>
          </w:p>
        </w:tc>
        <w:tc>
          <w:tcPr>
            <w:tcW w:w="294" w:type="dxa"/>
          </w:tcPr>
          <w:p w:rsidRPr="00905037" w:rsidR="005053C8" w:rsidP="005053C8" w:rsidRDefault="005053C8" w14:paraId="75F2D63A" w14:textId="77777777">
            <w:pPr>
              <w:pStyle w:val="NormalWeb"/>
              <w:jc w:val="center"/>
            </w:pPr>
          </w:p>
        </w:tc>
        <w:tc>
          <w:tcPr>
            <w:tcW w:w="6228" w:type="dxa"/>
          </w:tcPr>
          <w:p w:rsidRPr="00A629E4" w:rsidR="005053C8" w:rsidP="005053C8" w:rsidRDefault="00921805" w14:paraId="0011787E" w14:textId="144E9BEE">
            <w:pPr>
              <w:pStyle w:val="NormalWeb"/>
            </w:pPr>
            <w:r>
              <w:rPr>
                <w:noProof/>
              </w:rPr>
              <mc:AlternateContent>
                <mc:Choice Requires="wps">
                  <w:drawing>
                    <wp:anchor distT="0" distB="0" distL="114300" distR="114300" simplePos="0" relativeHeight="251658281" behindDoc="0" locked="0" layoutInCell="1" allowOverlap="1" wp14:anchorId="745A3901" wp14:editId="1DDF2301">
                      <wp:simplePos x="0" y="0"/>
                      <wp:positionH relativeFrom="column">
                        <wp:posOffset>5410200</wp:posOffset>
                      </wp:positionH>
                      <wp:positionV relativeFrom="paragraph">
                        <wp:posOffset>121920</wp:posOffset>
                      </wp:positionV>
                      <wp:extent cx="914400" cy="914400"/>
                      <wp:effectExtent l="0" t="0" r="0" b="0"/>
                      <wp:wrapNone/>
                      <wp:docPr id="762633084" name="Rectangle 60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C9A9DFA">
                    <v:rect id="Rectangle 6063" style="position:absolute;margin-left:426pt;margin-top:9.6pt;width:1in;height:1in;z-index: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74404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"/>
                  </w:pict>
                </mc:Fallback>
              </mc:AlternateContent>
            </w:r>
            <w:proofErr w:type="gramStart"/>
            <w:r w:rsidRPr="00370ECB" w:rsidR="005053C8">
              <w:rPr>
                <w:rFonts w:ascii="Arial" w:hAnsi="Arial" w:cs="Arial"/>
                <w:b/>
                <w:noProof/>
              </w:rPr>
              <w:t>Reference</w:t>
            </w:r>
            <w:r w:rsidRPr="00370ECB" w:rsidR="005053C8">
              <w:rPr>
                <w:rFonts w:ascii="Arial" w:hAnsi="Arial" w:cs="Arial"/>
                <w:b/>
              </w:rPr>
              <w:t xml:space="preserve"> </w:t>
            </w:r>
            <w:r w:rsidR="005053C8">
              <w:t xml:space="preserve"> </w:t>
            </w:r>
            <w:r w:rsidR="005053C8">
              <w:rPr>
                <w:rFonts w:ascii="Arial" w:hAnsi="Arial" w:cs="Arial"/>
                <w:b/>
              </w:rPr>
              <w:t>BI</w:t>
            </w:r>
            <w:r w:rsidRPr="004E71B6" w:rsidR="005053C8">
              <w:rPr>
                <w:rFonts w:ascii="Arial" w:hAnsi="Arial" w:cs="Arial"/>
                <w:b/>
              </w:rPr>
              <w:t>B</w:t>
            </w:r>
            <w:proofErr w:type="gramEnd"/>
            <w:r w:rsidRPr="004E71B6" w:rsidR="005053C8">
              <w:rPr>
                <w:rFonts w:ascii="Arial" w:hAnsi="Arial" w:cs="Arial"/>
                <w:b/>
              </w:rPr>
              <w:t xml:space="preserve"> </w:t>
            </w:r>
            <w:proofErr w:type="gramStart"/>
            <w:r w:rsidRPr="004E71B6" w:rsidR="005053C8">
              <w:rPr>
                <w:rFonts w:ascii="Arial" w:hAnsi="Arial" w:cs="Arial"/>
                <w:b/>
              </w:rPr>
              <w:t xml:space="preserve">DOC </w:t>
            </w:r>
            <w:r w:rsidRPr="00370ECB" w:rsidR="005053C8">
              <w:rPr>
                <w:rFonts w:ascii="Arial" w:hAnsi="Arial" w:cs="Arial"/>
                <w:b/>
              </w:rPr>
              <w:t>:</w:t>
            </w:r>
            <w:proofErr w:type="gramEnd"/>
            <w:r w:rsidRPr="00370ECB" w:rsidR="005053C8">
              <w:rPr>
                <w:rFonts w:ascii="Arial" w:hAnsi="Arial" w:cs="Arial"/>
                <w:b/>
              </w:rPr>
              <w:t xml:space="preserve"> </w:t>
            </w:r>
            <w:r w:rsidR="005053C8">
              <w:t xml:space="preserve"> </w:t>
            </w:r>
            <w:r w:rsidRPr="00DC1396" w:rsidR="005053C8">
              <w:rPr>
                <w:rFonts w:ascii="Arial" w:hAnsi="Arial" w:cs="Arial"/>
                <w:b/>
              </w:rPr>
              <w:t>US8 NZR Group 83 LOTOTO</w:t>
            </w:r>
          </w:p>
        </w:tc>
      </w:tr>
      <w:tr w:rsidR="005053C8" w:rsidTr="005053C8" w14:paraId="5F3E7D23" w14:textId="77777777">
        <w:tc>
          <w:tcPr>
            <w:tcW w:w="2694" w:type="dxa"/>
          </w:tcPr>
          <w:p w:rsidRPr="00CA723F" w:rsidR="005053C8" w:rsidP="005053C8" w:rsidRDefault="005053C8" w14:paraId="21C03922" w14:textId="77777777">
            <w:pPr>
              <w:pStyle w:val="NormalWeb"/>
              <w:jc w:val="center"/>
            </w:pPr>
            <w:r w:rsidRPr="00370ECB">
              <w:rPr>
                <w:rFonts w:ascii="Arial" w:hAnsi="Arial" w:cs="Arial"/>
                <w:b/>
              </w:rPr>
              <w:t xml:space="preserve">LOTOTO </w:t>
            </w:r>
            <w:smartTag w:uri="urn:schemas-microsoft-com:office:smarttags" w:element="stockticker">
              <w:r w:rsidRPr="00370ECB">
                <w:rPr>
                  <w:rFonts w:ascii="Arial" w:hAnsi="Arial" w:cs="Arial"/>
                  <w:b/>
                </w:rPr>
                <w:t>PLD</w:t>
              </w:r>
            </w:smartTag>
          </w:p>
        </w:tc>
        <w:tc>
          <w:tcPr>
            <w:tcW w:w="294" w:type="dxa"/>
          </w:tcPr>
          <w:p w:rsidRPr="00905037" w:rsidR="005053C8" w:rsidP="005053C8" w:rsidRDefault="005053C8" w14:paraId="665C8253" w14:textId="77777777">
            <w:pPr>
              <w:pStyle w:val="NormalWeb"/>
              <w:jc w:val="center"/>
            </w:pPr>
          </w:p>
        </w:tc>
        <w:tc>
          <w:tcPr>
            <w:tcW w:w="6228" w:type="dxa"/>
          </w:tcPr>
          <w:p w:rsidRPr="00A629E4" w:rsidR="005053C8" w:rsidP="005053C8" w:rsidRDefault="005053C8" w14:paraId="0600941B" w14:textId="77777777">
            <w:pPr>
              <w:pStyle w:val="NormalWeb"/>
            </w:pPr>
            <w:proofErr w:type="gramStart"/>
            <w:r w:rsidRPr="00370ECB">
              <w:rPr>
                <w:rFonts w:ascii="Arial" w:hAnsi="Arial" w:cs="Arial"/>
                <w:b/>
              </w:rPr>
              <w:t xml:space="preserve">Reference </w:t>
            </w:r>
            <w:r>
              <w:t xml:space="preserve"> </w:t>
            </w:r>
            <w:r>
              <w:rPr>
                <w:rFonts w:ascii="Arial" w:hAnsi="Arial" w:cs="Arial"/>
                <w:b/>
              </w:rPr>
              <w:t>BI</w:t>
            </w:r>
            <w:r w:rsidRPr="004E71B6">
              <w:rPr>
                <w:rFonts w:ascii="Arial" w:hAnsi="Arial" w:cs="Arial"/>
                <w:b/>
              </w:rPr>
              <w:t>B</w:t>
            </w:r>
            <w:proofErr w:type="gramEnd"/>
            <w:r w:rsidRPr="004E71B6">
              <w:rPr>
                <w:rFonts w:ascii="Arial" w:hAnsi="Arial" w:cs="Arial"/>
                <w:b/>
              </w:rPr>
              <w:t xml:space="preserve"> </w:t>
            </w:r>
            <w:proofErr w:type="gramStart"/>
            <w:r w:rsidRPr="004E71B6">
              <w:rPr>
                <w:rFonts w:ascii="Arial" w:hAnsi="Arial" w:cs="Arial"/>
                <w:b/>
              </w:rPr>
              <w:t xml:space="preserve">DOC </w:t>
            </w:r>
            <w:r w:rsidRPr="00370ECB">
              <w:rPr>
                <w:rFonts w:ascii="Arial" w:hAnsi="Arial" w:cs="Arial"/>
                <w:b/>
              </w:rPr>
              <w:t>:</w:t>
            </w:r>
            <w:proofErr w:type="gramEnd"/>
            <w:r w:rsidRPr="00370ECB">
              <w:rPr>
                <w:rFonts w:ascii="Arial" w:hAnsi="Arial" w:cs="Arial"/>
                <w:b/>
              </w:rPr>
              <w:t xml:space="preserve"> </w:t>
            </w:r>
            <w:r>
              <w:t xml:space="preserve"> </w:t>
            </w:r>
            <w:r w:rsidRPr="00DC1396">
              <w:rPr>
                <w:rFonts w:ascii="Arial" w:hAnsi="Arial" w:cs="Arial"/>
                <w:b/>
              </w:rPr>
              <w:t>US8 NZR Group 83 LOTOTO</w:t>
            </w:r>
          </w:p>
        </w:tc>
      </w:tr>
      <w:tr w:rsidR="005053C8" w:rsidTr="005053C8" w14:paraId="4F4DBFE8" w14:textId="77777777">
        <w:tc>
          <w:tcPr>
            <w:tcW w:w="2694" w:type="dxa"/>
          </w:tcPr>
          <w:p w:rsidRPr="00CA723F" w:rsidR="005053C8" w:rsidP="005053C8" w:rsidRDefault="005053C8" w14:paraId="7B53A3CB" w14:textId="77777777">
            <w:pPr>
              <w:pStyle w:val="NormalWeb"/>
              <w:jc w:val="center"/>
            </w:pPr>
            <w:r w:rsidRPr="00370ECB">
              <w:rPr>
                <w:rFonts w:ascii="Arial" w:hAnsi="Arial" w:cs="Arial"/>
                <w:b/>
              </w:rPr>
              <w:t>LOTOTO Instructions</w:t>
            </w:r>
          </w:p>
        </w:tc>
        <w:tc>
          <w:tcPr>
            <w:tcW w:w="294" w:type="dxa"/>
          </w:tcPr>
          <w:p w:rsidRPr="00905037" w:rsidR="005053C8" w:rsidP="005053C8" w:rsidRDefault="005053C8" w14:paraId="52BF9B28" w14:textId="77777777">
            <w:pPr>
              <w:pStyle w:val="NormalWeb"/>
              <w:jc w:val="center"/>
            </w:pPr>
          </w:p>
        </w:tc>
        <w:tc>
          <w:tcPr>
            <w:tcW w:w="6228" w:type="dxa"/>
          </w:tcPr>
          <w:p w:rsidRPr="00A629E4" w:rsidR="005053C8" w:rsidP="005053C8" w:rsidRDefault="005053C8" w14:paraId="1BB0237A" w14:textId="77777777">
            <w:pPr>
              <w:pStyle w:val="NormalWeb"/>
            </w:pPr>
            <w:proofErr w:type="gramStart"/>
            <w:r w:rsidRPr="00370ECB">
              <w:rPr>
                <w:rFonts w:ascii="Arial" w:hAnsi="Arial" w:cs="Arial"/>
                <w:b/>
              </w:rPr>
              <w:t xml:space="preserve">Reference </w:t>
            </w:r>
            <w:r>
              <w:t xml:space="preserve"> </w:t>
            </w:r>
            <w:r>
              <w:rPr>
                <w:rFonts w:ascii="Arial" w:hAnsi="Arial" w:cs="Arial"/>
                <w:b/>
              </w:rPr>
              <w:t>BI</w:t>
            </w:r>
            <w:r w:rsidRPr="004E71B6">
              <w:rPr>
                <w:rFonts w:ascii="Arial" w:hAnsi="Arial" w:cs="Arial"/>
                <w:b/>
              </w:rPr>
              <w:t>B</w:t>
            </w:r>
            <w:proofErr w:type="gramEnd"/>
            <w:r w:rsidRPr="004E71B6">
              <w:rPr>
                <w:rFonts w:ascii="Arial" w:hAnsi="Arial" w:cs="Arial"/>
                <w:b/>
              </w:rPr>
              <w:t xml:space="preserve"> </w:t>
            </w:r>
            <w:proofErr w:type="gramStart"/>
            <w:r w:rsidRPr="004E71B6">
              <w:rPr>
                <w:rFonts w:ascii="Arial" w:hAnsi="Arial" w:cs="Arial"/>
                <w:b/>
              </w:rPr>
              <w:t xml:space="preserve">DOC </w:t>
            </w:r>
            <w:r w:rsidRPr="00370ECB">
              <w:rPr>
                <w:rFonts w:ascii="Arial" w:hAnsi="Arial" w:cs="Arial"/>
                <w:b/>
              </w:rPr>
              <w:t>:</w:t>
            </w:r>
            <w:proofErr w:type="gramEnd"/>
            <w:r w:rsidRPr="00370ECB">
              <w:rPr>
                <w:rFonts w:ascii="Arial" w:hAnsi="Arial" w:cs="Arial"/>
                <w:b/>
              </w:rPr>
              <w:t xml:space="preserve"> </w:t>
            </w:r>
            <w:r>
              <w:t xml:space="preserve"> </w:t>
            </w:r>
            <w:r w:rsidRPr="00DC1396">
              <w:rPr>
                <w:rFonts w:ascii="Arial" w:hAnsi="Arial" w:cs="Arial"/>
                <w:b/>
              </w:rPr>
              <w:t>US8 Lockout Documents &gt; US8 LOTO &gt; US8 General LOTOTO</w:t>
            </w:r>
          </w:p>
        </w:tc>
      </w:tr>
      <w:tr w:rsidR="005053C8" w:rsidTr="005053C8" w14:paraId="61316D57" w14:textId="77777777">
        <w:tc>
          <w:tcPr>
            <w:tcW w:w="2694" w:type="dxa"/>
          </w:tcPr>
          <w:p w:rsidRPr="00CA723F" w:rsidR="005053C8" w:rsidP="005053C8" w:rsidRDefault="005053C8" w14:paraId="74C81725" w14:textId="77777777">
            <w:pPr>
              <w:pStyle w:val="NormalWeb"/>
              <w:jc w:val="center"/>
            </w:pPr>
            <w:r w:rsidRPr="00370ECB">
              <w:rPr>
                <w:rFonts w:ascii="Arial" w:hAnsi="Arial" w:cs="Arial"/>
                <w:b/>
              </w:rPr>
              <w:t>Potential Chemical Exposure Information</w:t>
            </w:r>
            <w:r w:rsidRPr="00CA723F">
              <w:t xml:space="preserve"> </w:t>
            </w:r>
          </w:p>
        </w:tc>
        <w:tc>
          <w:tcPr>
            <w:tcW w:w="294" w:type="dxa"/>
          </w:tcPr>
          <w:p w:rsidRPr="00905037" w:rsidR="005053C8" w:rsidP="005053C8" w:rsidRDefault="005053C8" w14:paraId="3B2CEDEA" w14:textId="77777777">
            <w:pPr>
              <w:pStyle w:val="NormalWeb"/>
              <w:jc w:val="center"/>
            </w:pPr>
          </w:p>
        </w:tc>
        <w:tc>
          <w:tcPr>
            <w:tcW w:w="6228" w:type="dxa"/>
          </w:tcPr>
          <w:p w:rsidRPr="00370ECB" w:rsidR="005053C8" w:rsidP="005053C8" w:rsidRDefault="005053C8" w14:paraId="45AFED12" w14:textId="77777777">
            <w:pPr>
              <w:rPr>
                <w:rFonts w:ascii="Arial" w:hAnsi="Arial" w:cs="Arial"/>
                <w:b/>
                <w:color w:val="FF0000"/>
              </w:rPr>
            </w:pPr>
            <w:r w:rsidRPr="00370ECB">
              <w:rPr>
                <w:rFonts w:ascii="Arial" w:hAnsi="Arial" w:cs="Arial"/>
                <w:b/>
              </w:rPr>
              <w:t>Refer to the MSDS for the facility for questions about any Chemical exposure on this post!</w:t>
            </w:r>
            <w:r w:rsidRPr="00370ECB">
              <w:rPr>
                <w:rFonts w:ascii="Arial" w:hAnsi="Arial" w:cs="Arial"/>
                <w:b/>
                <w:color w:val="FF0000"/>
              </w:rPr>
              <w:t xml:space="preserve">  </w:t>
            </w:r>
          </w:p>
          <w:p w:rsidR="005053C8" w:rsidP="005053C8" w:rsidRDefault="005053C8" w14:paraId="092694D3" w14:textId="77777777">
            <w:r w:rsidRPr="00370ECB">
              <w:rPr>
                <w:rFonts w:ascii="Arial" w:hAnsi="Arial" w:cs="Arial"/>
                <w:b/>
                <w:color w:val="FF0000"/>
              </w:rPr>
              <w:t>The MSDS finder is found on the US2</w:t>
            </w:r>
            <w:r>
              <w:rPr>
                <w:rFonts w:ascii="Arial" w:hAnsi="Arial" w:cs="Arial"/>
                <w:b/>
                <w:color w:val="FF0000"/>
              </w:rPr>
              <w:t>/8</w:t>
            </w:r>
            <w:r w:rsidRPr="00370ECB">
              <w:rPr>
                <w:rFonts w:ascii="Arial" w:hAnsi="Arial" w:cs="Arial"/>
                <w:b/>
                <w:color w:val="FF0000"/>
              </w:rPr>
              <w:t xml:space="preserve"> Home Page and shown as an ICON.  Note: this ICON has listed on it the “username” and “password”.  Click on the ICON, enter Username and Password to launch.  In the search clue box enter the Chemical Name or a “search clue” to see the MSDS for the chemical in question!</w:t>
            </w:r>
            <w:r w:rsidRPr="00A629E4">
              <w:t xml:space="preserve"> </w:t>
            </w:r>
          </w:p>
          <w:p w:rsidR="005053C8" w:rsidP="005053C8" w:rsidRDefault="005053C8" w14:paraId="2828087E" w14:textId="77777777"/>
          <w:p w:rsidR="005053C8" w:rsidP="005053C8" w:rsidRDefault="00921805" w14:paraId="22DA9933" w14:textId="54DB2DAB">
            <w:r>
              <w:rPr>
                <w:b/>
                <w:noProof/>
                <w:lang w:eastAsia="en-US"/>
              </w:rPr>
              <w:drawing>
                <wp:inline distT="0" distB="0" distL="0" distR="0" wp14:anchorId="4E85EA79" wp14:editId="4233B608">
                  <wp:extent cx="1000125" cy="923925"/>
                  <wp:effectExtent l="0" t="0" r="0" b="0"/>
                  <wp:docPr id="96" name="Picture 11" descr="Description: Description: Description: Description: msds_finder_us2">
                    <a:hlinkClick xmlns:a="http://schemas.openxmlformats.org/drawingml/2006/main" r:id="rId7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Description: Description: Description: msds_finder_us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00125" cy="923925"/>
                          </a:xfrm>
                          <a:prstGeom prst="rect">
                            <a:avLst/>
                          </a:prstGeom>
                          <a:noFill/>
                          <a:ln>
                            <a:noFill/>
                          </a:ln>
                        </pic:spPr>
                      </pic:pic>
                    </a:graphicData>
                  </a:graphic>
                </wp:inline>
              </w:drawing>
            </w:r>
          </w:p>
          <w:p w:rsidRPr="00370ECB" w:rsidR="005053C8" w:rsidP="005053C8" w:rsidRDefault="005053C8" w14:paraId="373401AF" w14:textId="77777777">
            <w:pPr>
              <w:rPr>
                <w:rFonts w:ascii="Arial" w:hAnsi="Arial" w:cs="Arial"/>
                <w:b/>
                <w:color w:val="FF0000"/>
              </w:rPr>
            </w:pPr>
          </w:p>
        </w:tc>
      </w:tr>
      <w:tr w:rsidR="005053C8" w:rsidTr="005053C8" w14:paraId="605D07EB" w14:textId="77777777">
        <w:tc>
          <w:tcPr>
            <w:tcW w:w="2694" w:type="dxa"/>
          </w:tcPr>
          <w:p w:rsidRPr="00370ECB" w:rsidR="005053C8" w:rsidP="005053C8" w:rsidRDefault="005053C8" w14:paraId="403C897B" w14:textId="77777777">
            <w:pPr>
              <w:pStyle w:val="NormalWeb"/>
              <w:jc w:val="center"/>
              <w:rPr>
                <w:rFonts w:ascii="Arial" w:hAnsi="Arial" w:cs="Arial"/>
                <w:b/>
              </w:rPr>
            </w:pPr>
            <w:smartTag w:uri="urn:schemas-microsoft-com:office:smarttags" w:element="stockticker">
              <w:r w:rsidRPr="00370ECB">
                <w:rPr>
                  <w:rFonts w:ascii="Arial" w:hAnsi="Arial" w:cs="Arial"/>
                  <w:b/>
                </w:rPr>
                <w:t>PPE</w:t>
              </w:r>
            </w:smartTag>
            <w:r w:rsidRPr="00370ECB">
              <w:rPr>
                <w:rFonts w:ascii="Arial" w:hAnsi="Arial" w:cs="Arial"/>
                <w:b/>
              </w:rPr>
              <w:t xml:space="preserve"> Requirements</w:t>
            </w:r>
          </w:p>
        </w:tc>
        <w:tc>
          <w:tcPr>
            <w:tcW w:w="294" w:type="dxa"/>
          </w:tcPr>
          <w:p w:rsidRPr="00905037" w:rsidR="005053C8" w:rsidP="005053C8" w:rsidRDefault="005053C8" w14:paraId="6D731C95" w14:textId="77777777">
            <w:pPr>
              <w:pStyle w:val="NormalWeb"/>
              <w:jc w:val="center"/>
            </w:pPr>
          </w:p>
        </w:tc>
        <w:tc>
          <w:tcPr>
            <w:tcW w:w="6228" w:type="dxa"/>
          </w:tcPr>
          <w:p w:rsidRPr="00370ECB" w:rsidR="005053C8" w:rsidP="005053C8" w:rsidRDefault="005053C8" w14:paraId="741C655B" w14:textId="77777777">
            <w:pPr>
              <w:rPr>
                <w:rFonts w:ascii="Arial" w:hAnsi="Arial" w:cs="Arial"/>
                <w:b/>
              </w:rPr>
            </w:pPr>
            <w:r w:rsidRPr="00370ECB">
              <w:rPr>
                <w:rFonts w:ascii="Arial" w:hAnsi="Arial" w:cs="Arial"/>
                <w:b/>
              </w:rPr>
              <w:t xml:space="preserve">For specific </w:t>
            </w:r>
            <w:smartTag w:uri="urn:schemas-microsoft-com:office:smarttags" w:element="stockticker">
              <w:r w:rsidRPr="00370ECB">
                <w:rPr>
                  <w:rFonts w:ascii="Arial" w:hAnsi="Arial" w:cs="Arial"/>
                  <w:b/>
                </w:rPr>
                <w:t>PPE</w:t>
              </w:r>
            </w:smartTag>
            <w:r w:rsidRPr="00370ECB">
              <w:rPr>
                <w:rFonts w:ascii="Arial" w:hAnsi="Arial" w:cs="Arial"/>
                <w:b/>
              </w:rPr>
              <w:t xml:space="preserve"> requirements:</w:t>
            </w:r>
          </w:p>
          <w:p w:rsidRPr="00370ECB" w:rsidR="005053C8" w:rsidP="005053C8" w:rsidRDefault="005053C8" w14:paraId="00693D30" w14:textId="77777777">
            <w:pPr>
              <w:rPr>
                <w:rFonts w:ascii="Arial" w:hAnsi="Arial" w:cs="Arial"/>
                <w:b/>
              </w:rPr>
            </w:pPr>
            <w:r>
              <w:rPr>
                <w:rFonts w:ascii="Arial" w:hAnsi="Arial" w:cs="Arial"/>
                <w:b/>
                <w:color w:val="FF0000"/>
              </w:rPr>
              <w:t>As specified in the US2/8 Plant General Safety Rules and all safety rules outlined in this document</w:t>
            </w:r>
            <w:r w:rsidRPr="00370ECB">
              <w:rPr>
                <w:rFonts w:ascii="Arial" w:hAnsi="Arial" w:cs="Arial"/>
                <w:b/>
                <w:color w:val="FF0000"/>
              </w:rPr>
              <w:t xml:space="preserve">   </w:t>
            </w:r>
          </w:p>
        </w:tc>
      </w:tr>
      <w:tr w:rsidR="005053C8" w:rsidTr="005053C8" w14:paraId="01B4CE19" w14:textId="77777777">
        <w:tc>
          <w:tcPr>
            <w:tcW w:w="2694" w:type="dxa"/>
          </w:tcPr>
          <w:p w:rsidRPr="00370ECB" w:rsidR="005053C8" w:rsidP="005053C8" w:rsidRDefault="005053C8" w14:paraId="6C05A606" w14:textId="77777777">
            <w:pPr>
              <w:pStyle w:val="NormalWeb"/>
              <w:jc w:val="center"/>
              <w:rPr>
                <w:rFonts w:ascii="Arial" w:hAnsi="Arial" w:cs="Arial"/>
                <w:b/>
              </w:rPr>
            </w:pPr>
            <w:r w:rsidRPr="00370ECB">
              <w:rPr>
                <w:rFonts w:ascii="Arial" w:hAnsi="Arial" w:cs="Arial"/>
                <w:b/>
              </w:rPr>
              <w:t>Machine Risk Analysis (</w:t>
            </w:r>
            <w:r>
              <w:rPr>
                <w:rFonts w:ascii="Arial" w:hAnsi="Arial" w:cs="Arial"/>
                <w:b/>
              </w:rPr>
              <w:t>TLK720</w:t>
            </w:r>
            <w:r w:rsidRPr="00370ECB">
              <w:rPr>
                <w:rFonts w:ascii="Arial" w:hAnsi="Arial" w:cs="Arial"/>
                <w:b/>
              </w:rPr>
              <w:t>)</w:t>
            </w:r>
          </w:p>
        </w:tc>
        <w:tc>
          <w:tcPr>
            <w:tcW w:w="294" w:type="dxa"/>
          </w:tcPr>
          <w:p w:rsidRPr="00905037" w:rsidR="005053C8" w:rsidP="005053C8" w:rsidRDefault="005053C8" w14:paraId="2FBF32BC" w14:textId="77777777">
            <w:pPr>
              <w:pStyle w:val="NormalWeb"/>
              <w:jc w:val="center"/>
            </w:pPr>
          </w:p>
        </w:tc>
        <w:tc>
          <w:tcPr>
            <w:tcW w:w="6228" w:type="dxa"/>
          </w:tcPr>
          <w:p w:rsidRPr="00370ECB" w:rsidR="005053C8" w:rsidP="005053C8" w:rsidRDefault="005053C8" w14:paraId="550A2831" w14:textId="77777777">
            <w:pPr>
              <w:rPr>
                <w:rFonts w:ascii="Arial" w:hAnsi="Arial" w:cs="Arial"/>
                <w:b/>
                <w:color w:val="FF0000"/>
              </w:rPr>
            </w:pPr>
            <w:r w:rsidRPr="00370ECB">
              <w:rPr>
                <w:rFonts w:ascii="Arial" w:hAnsi="Arial" w:cs="Arial"/>
                <w:b/>
              </w:rPr>
              <w:t xml:space="preserve">Reference </w:t>
            </w:r>
            <w:r>
              <w:rPr>
                <w:rFonts w:ascii="Arial" w:hAnsi="Arial" w:cs="Arial"/>
                <w:b/>
              </w:rPr>
              <w:t>BIB DOC</w:t>
            </w:r>
            <w:proofErr w:type="gramStart"/>
            <w:r w:rsidRPr="00370ECB">
              <w:rPr>
                <w:rFonts w:ascii="Arial" w:hAnsi="Arial" w:cs="Arial"/>
                <w:b/>
              </w:rPr>
              <w:t xml:space="preserve">: </w:t>
            </w:r>
            <w:r>
              <w:t xml:space="preserve"> </w:t>
            </w:r>
            <w:r w:rsidRPr="00EB6BCC">
              <w:rPr>
                <w:rFonts w:ascii="Arial" w:hAnsi="Arial" w:cs="Arial"/>
                <w:b/>
              </w:rPr>
              <w:t>US2</w:t>
            </w:r>
            <w:proofErr w:type="gramEnd"/>
            <w:r w:rsidRPr="00EB6BCC">
              <w:rPr>
                <w:rFonts w:ascii="Arial" w:hAnsi="Arial" w:cs="Arial"/>
                <w:b/>
              </w:rPr>
              <w:t>-US8 SMEP Pgms / Documents / ARMs &amp; TLK720 / 7 ARMs Audits &amp; Self Assessments / 5 Group Z US8</w:t>
            </w:r>
          </w:p>
        </w:tc>
      </w:tr>
    </w:tbl>
    <w:p w:rsidR="005053C8" w:rsidP="005053C8" w:rsidRDefault="005053C8" w14:paraId="105356F2" w14:textId="77777777">
      <w:pPr>
        <w:pStyle w:val="NormalWeb"/>
      </w:pPr>
    </w:p>
    <w:p w:rsidR="005053C8" w:rsidP="005053C8" w:rsidRDefault="005053C8" w14:paraId="683B4ECA" w14:textId="77777777">
      <w:pPr>
        <w:pStyle w:val="NormalWeb"/>
      </w:pPr>
    </w:p>
    <w:p w:rsidR="005053C8" w:rsidP="005053C8" w:rsidRDefault="005053C8" w14:paraId="464A9A29" w14:textId="77777777">
      <w:pPr>
        <w:pStyle w:val="NormalWeb"/>
      </w:pPr>
    </w:p>
    <w:p w:rsidR="005053C8" w:rsidP="005053C8" w:rsidRDefault="005053C8" w14:paraId="3708FD9F" w14:textId="77777777">
      <w:pPr>
        <w:pStyle w:val="NormalWeb"/>
      </w:pPr>
    </w:p>
    <w:sectPr w:rsidR="005053C8">
      <w:headerReference w:type="default" r:id="rId78"/>
      <w:footerReference w:type="default" r:id="rId79"/>
      <w:pgSz w:w="11906" w:h="16838" w:orient="portrait" w:code="9"/>
      <w:pgMar w:top="851" w:right="1466"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2684" w:rsidRDefault="005F2684" w14:paraId="0D2925E4" w14:textId="77777777">
      <w:r>
        <w:separator/>
      </w:r>
    </w:p>
  </w:endnote>
  <w:endnote w:type="continuationSeparator" w:id="0">
    <w:p w:rsidR="005F2684" w:rsidRDefault="005F2684" w14:paraId="442A6D0C" w14:textId="77777777">
      <w:r>
        <w:continuationSeparator/>
      </w:r>
    </w:p>
  </w:endnote>
  <w:endnote w:type="continuationNotice" w:id="1">
    <w:p w:rsidR="005F2684" w:rsidRDefault="005F2684" w14:paraId="45A866A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6350" w:rsidP="009E2965" w:rsidRDefault="00C16350" w14:paraId="00EEF79A"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16350" w:rsidRDefault="00C16350" w14:paraId="6A9D79A7"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6350" w:rsidRDefault="00C16350" w14:paraId="592F55ED"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31B73">
      <w:rPr>
        <w:rStyle w:val="PageNumber"/>
        <w:noProof/>
      </w:rPr>
      <w:t>2</w:t>
    </w:r>
    <w:r>
      <w:rPr>
        <w:rStyle w:val="PageNumber"/>
      </w:rPr>
      <w:fldChar w:fldCharType="end"/>
    </w:r>
  </w:p>
  <w:p w:rsidR="00C16350" w:rsidRDefault="00C16350" w14:paraId="08004C34" w14:textId="77777777">
    <w:pPr>
      <w:pStyle w:val="Footer"/>
      <w:ind w:right="360"/>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6350" w:rsidRDefault="00C16350" w14:paraId="1A328449"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rsidR="00C16350" w:rsidP="00541F43" w:rsidRDefault="00C16350" w14:paraId="1F09A556" w14:textId="224CC8BE">
    <w:pPr>
      <w:pStyle w:val="Footer"/>
      <w:rPr>
        <w:rFonts w:ascii="Arial" w:hAnsi="Arial" w:cs="Arial"/>
        <w:sz w:val="16"/>
        <w:szCs w:val="16"/>
      </w:rPr>
    </w:pPr>
    <w:r>
      <w:rPr>
        <w:rFonts w:ascii="Arial" w:hAnsi="Arial" w:cs="Arial"/>
        <w:sz w:val="16"/>
        <w:szCs w:val="16"/>
      </w:rPr>
      <w:t xml:space="preserve">Document Control Number:  </w:t>
    </w:r>
    <w:r>
      <w:rPr>
        <w:rFonts w:ascii="Arial" w:hAnsi="Arial" w:cs="Arial"/>
        <w:sz w:val="16"/>
        <w:szCs w:val="16"/>
      </w:rPr>
      <w:tab/>
    </w:r>
    <w:r>
      <w:rPr>
        <w:rFonts w:ascii="Arial" w:hAnsi="Arial" w:cs="Arial"/>
        <w:sz w:val="16"/>
        <w:szCs w:val="16"/>
      </w:rPr>
      <w:t xml:space="preserve">                                                           Record Retention Category:  </w:t>
    </w:r>
    <w:r w:rsidR="00A6123E">
      <w:rPr>
        <w:rFonts w:ascii="Arial" w:hAnsi="Arial" w:cs="Arial"/>
        <w:sz w:val="16"/>
        <w:szCs w:val="16"/>
      </w:rPr>
      <w:t>RA</w:t>
    </w:r>
  </w:p>
  <w:p w:rsidR="00C16350" w:rsidP="00541F43" w:rsidRDefault="00C16350" w14:paraId="50188C4A" w14:textId="77777777">
    <w:pPr>
      <w:pStyle w:val="Footer"/>
      <w:rPr>
        <w:rFonts w:ascii="Arial" w:hAnsi="Arial" w:cs="Arial"/>
        <w:sz w:val="16"/>
        <w:szCs w:val="16"/>
      </w:rPr>
    </w:pPr>
    <w:r>
      <w:rPr>
        <w:rFonts w:ascii="Arial" w:hAnsi="Arial" w:cs="Arial"/>
        <w:sz w:val="16"/>
        <w:szCs w:val="16"/>
      </w:rPr>
      <w:t>Document Title:  Confidentiality Code:  D3</w:t>
    </w:r>
  </w:p>
  <w:p w:rsidR="00C16350" w:rsidP="00541F43" w:rsidRDefault="00C16350" w14:paraId="58CAC7A0" w14:textId="37C8303E">
    <w:pPr>
      <w:pStyle w:val="Footer"/>
      <w:rPr>
        <w:rFonts w:ascii="Arial" w:hAnsi="Arial" w:cs="Arial"/>
        <w:sz w:val="16"/>
        <w:szCs w:val="16"/>
      </w:rPr>
    </w:pPr>
    <w:r>
      <w:rPr>
        <w:rFonts w:ascii="Arial" w:hAnsi="Arial" w:cs="Arial"/>
        <w:sz w:val="16"/>
        <w:szCs w:val="16"/>
      </w:rPr>
      <w:t xml:space="preserve">Author:  Roy Butler                                                                                                    Issue Date: </w:t>
    </w:r>
    <w:r>
      <w:rPr>
        <w:rFonts w:ascii="Arial" w:hAnsi="Arial" w:cs="Arial"/>
        <w:sz w:val="16"/>
        <w:szCs w:val="16"/>
      </w:rPr>
      <w:fldChar w:fldCharType="begin"/>
    </w:r>
    <w:r>
      <w:rPr>
        <w:rFonts w:ascii="Arial" w:hAnsi="Arial" w:cs="Arial"/>
        <w:sz w:val="16"/>
        <w:szCs w:val="16"/>
      </w:rPr>
      <w:instrText xml:space="preserve"> DATE \@ "dd/MM/yyyy" </w:instrText>
    </w:r>
    <w:r>
      <w:rPr>
        <w:rFonts w:ascii="Arial" w:hAnsi="Arial" w:cs="Arial"/>
        <w:sz w:val="16"/>
        <w:szCs w:val="16"/>
      </w:rPr>
      <w:fldChar w:fldCharType="separate"/>
    </w:r>
    <w:r w:rsidR="00355EFC">
      <w:rPr>
        <w:rFonts w:ascii="Arial" w:hAnsi="Arial" w:cs="Arial"/>
        <w:noProof/>
        <w:sz w:val="16"/>
        <w:szCs w:val="16"/>
      </w:rPr>
      <w:t>27/01/2026</w:t>
    </w:r>
    <w:r>
      <w:rPr>
        <w:rFonts w:ascii="Arial" w:hAnsi="Arial" w:cs="Arial"/>
        <w:sz w:val="16"/>
        <w:szCs w:val="16"/>
      </w:rPr>
      <w:fldChar w:fldCharType="end"/>
    </w:r>
    <w:r>
      <w:rPr>
        <w:rFonts w:ascii="Arial" w:hAnsi="Arial" w:cs="Arial"/>
        <w:sz w:val="16"/>
        <w:szCs w:val="16"/>
      </w:rPr>
      <w:t xml:space="preserve"> </w:t>
    </w:r>
  </w:p>
  <w:p w:rsidRPr="00541F43" w:rsidR="00C16350" w:rsidP="00541F43" w:rsidRDefault="00C16350" w14:paraId="76592FAC" w14:textId="77777777">
    <w:pPr>
      <w:pStyle w:val="Footer"/>
      <w:rPr>
        <w:rFonts w:ascii="Arial" w:hAnsi="Arial" w:cs="Arial"/>
        <w:sz w:val="16"/>
        <w:szCs w:val="16"/>
      </w:rPr>
    </w:pPr>
    <w:proofErr w:type="spellStart"/>
    <w:r>
      <w:rPr>
        <w:rFonts w:ascii="Arial" w:hAnsi="Arial" w:cs="Arial"/>
        <w:sz w:val="16"/>
        <w:szCs w:val="16"/>
      </w:rPr>
      <w:t>Validator:D</w:t>
    </w:r>
    <w:proofErr w:type="spellEnd"/>
    <w:r>
      <w:rPr>
        <w:rFonts w:ascii="Arial" w:hAnsi="Arial" w:cs="Arial"/>
        <w:sz w:val="16"/>
        <w:szCs w:val="16"/>
      </w:rPr>
      <w:t xml:space="preserve">. </w:t>
    </w:r>
    <w:smartTag w:uri="urn:schemas-microsoft-com:office:smarttags" w:element="place">
      <w:r>
        <w:rPr>
          <w:rFonts w:ascii="Arial" w:hAnsi="Arial" w:cs="Arial"/>
          <w:sz w:val="16"/>
          <w:szCs w:val="16"/>
        </w:rPr>
        <w:t>Clark</w:t>
      </w:r>
    </w:smartTag>
    <w:r>
      <w:rPr>
        <w:rFonts w:ascii="Arial" w:hAnsi="Arial" w:cs="Arial"/>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6350" w:rsidP="009E2965" w:rsidRDefault="00C16350" w14:paraId="514DFC87"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C16350" w:rsidRDefault="00C16350" w14:paraId="37DD9C03" w14:textId="77777777">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2684" w:rsidRDefault="005F2684" w14:paraId="4300CD85" w14:textId="77777777">
      <w:r>
        <w:separator/>
      </w:r>
    </w:p>
  </w:footnote>
  <w:footnote w:type="continuationSeparator" w:id="0">
    <w:p w:rsidR="005F2684" w:rsidRDefault="005F2684" w14:paraId="7C09B1A7" w14:textId="77777777">
      <w:r>
        <w:continuationSeparator/>
      </w:r>
    </w:p>
  </w:footnote>
  <w:footnote w:type="continuationNotice" w:id="1">
    <w:p w:rsidR="005F2684" w:rsidRDefault="005F2684" w14:paraId="37C97CB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32" w:type="dxa"/>
      <w:jc w:val="center"/>
      <w:tblLayout w:type="fixed"/>
      <w:tblLook w:val="0000" w:firstRow="0" w:lastRow="0" w:firstColumn="0" w:lastColumn="0" w:noHBand="0" w:noVBand="0"/>
    </w:tblPr>
    <w:tblGrid>
      <w:gridCol w:w="1579"/>
      <w:gridCol w:w="681"/>
      <w:gridCol w:w="1366"/>
      <w:gridCol w:w="2142"/>
      <w:gridCol w:w="197"/>
      <w:gridCol w:w="1752"/>
      <w:gridCol w:w="588"/>
      <w:gridCol w:w="1263"/>
      <w:gridCol w:w="1564"/>
    </w:tblGrid>
    <w:tr w:rsidR="00C16350" w:rsidTr="05717831" w14:paraId="653344B0" w14:textId="77777777">
      <w:trPr>
        <w:trHeight w:val="466"/>
        <w:jc w:val="center"/>
      </w:trPr>
      <w:tc>
        <w:tcPr>
          <w:tcW w:w="2260" w:type="dxa"/>
          <w:gridSpan w:val="2"/>
          <w:tcBorders>
            <w:top w:val="single" w:color="auto" w:sz="6" w:space="0"/>
            <w:left w:val="single" w:color="auto" w:sz="6" w:space="0"/>
            <w:right w:val="single" w:color="auto" w:sz="4" w:space="0"/>
          </w:tcBorders>
          <w:tcMar/>
          <w:vAlign w:val="center"/>
        </w:tcPr>
        <w:p w:rsidRPr="00B37BBC" w:rsidR="00C16350" w:rsidP="00541F43" w:rsidRDefault="00C16350" w14:paraId="371B1C22" w14:textId="77777777">
          <w:pPr>
            <w:jc w:val="center"/>
            <w:rPr>
              <w:sz w:val="16"/>
              <w:szCs w:val="16"/>
            </w:rPr>
          </w:pPr>
          <w:r w:rsidRPr="00B37BBC">
            <w:rPr>
              <w:sz w:val="16"/>
              <w:szCs w:val="16"/>
            </w:rPr>
            <w:t>Entity</w:t>
          </w:r>
        </w:p>
      </w:tc>
      <w:tc>
        <w:tcPr>
          <w:tcW w:w="3508" w:type="dxa"/>
          <w:gridSpan w:val="2"/>
          <w:tcBorders>
            <w:top w:val="single" w:color="auto" w:sz="6" w:space="0"/>
            <w:left w:val="single" w:color="auto" w:sz="4" w:space="0"/>
            <w:right w:val="single" w:color="auto" w:sz="4" w:space="0"/>
          </w:tcBorders>
          <w:tcMar/>
          <w:vAlign w:val="center"/>
        </w:tcPr>
        <w:p w:rsidRPr="00FD4DD3" w:rsidR="00C16350" w:rsidP="3B39738C" w:rsidRDefault="00C16350" w14:paraId="451E3F1F" w14:textId="06F4CBE2">
          <w:pPr>
            <w:jc w:val="center"/>
            <w:rPr>
              <w:sz w:val="18"/>
              <w:szCs w:val="18"/>
            </w:rPr>
          </w:pPr>
          <w:r w:rsidRPr="3B39738C" w:rsidR="3B39738C">
            <w:rPr>
              <w:sz w:val="18"/>
              <w:szCs w:val="18"/>
            </w:rPr>
            <w:t>DOCUMENT CONTROL NUMBER</w:t>
          </w:r>
        </w:p>
      </w:tc>
      <w:tc>
        <w:tcPr>
          <w:tcW w:w="1949" w:type="dxa"/>
          <w:gridSpan w:val="2"/>
          <w:tcBorders>
            <w:top w:val="single" w:color="auto" w:sz="4" w:space="0"/>
            <w:left w:val="single" w:color="auto" w:sz="4" w:space="0"/>
            <w:right w:val="single" w:color="auto" w:sz="4" w:space="0"/>
          </w:tcBorders>
          <w:tcMar/>
          <w:vAlign w:val="center"/>
        </w:tcPr>
        <w:p w:rsidR="00C16350" w:rsidP="00541F43" w:rsidRDefault="00C16350" w14:paraId="34686194" w14:textId="77777777">
          <w:pPr>
            <w:jc w:val="center"/>
            <w:rPr>
              <w:caps/>
              <w:sz w:val="12"/>
            </w:rPr>
          </w:pPr>
          <w:r>
            <w:rPr>
              <w:caps/>
              <w:sz w:val="12"/>
            </w:rPr>
            <w:t>confidentiality code</w:t>
          </w:r>
        </w:p>
      </w:tc>
      <w:tc>
        <w:tcPr>
          <w:tcW w:w="1851" w:type="dxa"/>
          <w:gridSpan w:val="2"/>
          <w:tcBorders>
            <w:top w:val="single" w:color="auto" w:sz="4" w:space="0"/>
            <w:left w:val="single" w:color="auto" w:sz="4" w:space="0"/>
            <w:right w:val="single" w:color="auto" w:sz="4" w:space="0"/>
          </w:tcBorders>
          <w:tcMar/>
          <w:vAlign w:val="center"/>
        </w:tcPr>
        <w:p w:rsidR="00C16350" w:rsidP="00541F43" w:rsidRDefault="00C16350" w14:paraId="23743206" w14:textId="77777777">
          <w:pPr>
            <w:jc w:val="center"/>
            <w:rPr>
              <w:caps/>
              <w:sz w:val="12"/>
            </w:rPr>
          </w:pPr>
          <w:r>
            <w:rPr>
              <w:caps/>
              <w:sz w:val="12"/>
            </w:rPr>
            <w:t>Record Retention Category</w:t>
          </w:r>
        </w:p>
      </w:tc>
      <w:tc>
        <w:tcPr>
          <w:tcW w:w="1563" w:type="dxa"/>
          <w:tcBorders>
            <w:top w:val="single" w:color="auto" w:sz="6" w:space="0"/>
            <w:left w:val="single" w:color="auto" w:sz="4" w:space="0"/>
            <w:right w:val="single" w:color="auto" w:sz="6" w:space="0"/>
          </w:tcBorders>
          <w:tcMar/>
          <w:vAlign w:val="center"/>
        </w:tcPr>
        <w:p w:rsidR="00C16350" w:rsidP="00541F43" w:rsidRDefault="00C16350" w14:paraId="3BAFE00E" w14:textId="77777777">
          <w:pPr>
            <w:jc w:val="center"/>
          </w:pPr>
          <w:r>
            <w:rPr>
              <w:sz w:val="12"/>
            </w:rPr>
            <w:t>PAGE</w:t>
          </w:r>
        </w:p>
      </w:tc>
    </w:tr>
    <w:tr w:rsidRPr="007B2AA6" w:rsidR="00C16350" w:rsidTr="05717831" w14:paraId="5C4323FC" w14:textId="77777777">
      <w:trPr>
        <w:trHeight w:val="381"/>
        <w:jc w:val="center"/>
      </w:trPr>
      <w:tc>
        <w:tcPr>
          <w:tcW w:w="2260" w:type="dxa"/>
          <w:gridSpan w:val="2"/>
          <w:tcBorders>
            <w:left w:val="single" w:color="auto" w:sz="6" w:space="0"/>
            <w:bottom w:val="single" w:color="auto" w:sz="6" w:space="0"/>
            <w:right w:val="single" w:color="auto" w:sz="4" w:space="0"/>
          </w:tcBorders>
          <w:tcMar/>
          <w:vAlign w:val="center"/>
        </w:tcPr>
        <w:p w:rsidRPr="00B37BBC" w:rsidR="00C16350" w:rsidP="3B39738C" w:rsidRDefault="00C16350" w14:paraId="7ADEF857" w14:textId="77777777">
          <w:pPr>
            <w:jc w:val="center"/>
            <w:rPr>
              <w:rFonts w:ascii="Arial" w:hAnsi="Arial" w:cs="Arial"/>
              <w:b w:val="1"/>
              <w:bCs w:val="1"/>
              <w:sz w:val="20"/>
              <w:szCs w:val="20"/>
            </w:rPr>
          </w:pPr>
          <w:r w:rsidRPr="3B39738C" w:rsidR="3B39738C">
            <w:rPr>
              <w:rFonts w:ascii="Arial" w:hAnsi="Arial" w:cs="Arial"/>
              <w:b w:val="1"/>
              <w:bCs w:val="1"/>
              <w:sz w:val="20"/>
              <w:szCs w:val="20"/>
            </w:rPr>
            <w:t>MICHELIN –US</w:t>
          </w:r>
          <w:r w:rsidRPr="3B39738C" w:rsidR="3B39738C">
            <w:rPr>
              <w:rFonts w:ascii="Arial" w:hAnsi="Arial" w:cs="Arial"/>
              <w:b w:val="1"/>
              <w:bCs w:val="1"/>
              <w:sz w:val="20"/>
              <w:szCs w:val="20"/>
            </w:rPr>
            <w:t>2</w:t>
          </w:r>
        </w:p>
      </w:tc>
      <w:tc>
        <w:tcPr>
          <w:tcW w:w="3508" w:type="dxa"/>
          <w:gridSpan w:val="2"/>
          <w:tcBorders>
            <w:left w:val="single" w:color="auto" w:sz="4" w:space="0"/>
            <w:bottom w:val="single" w:color="auto" w:sz="6" w:space="0"/>
            <w:right w:val="single" w:color="auto" w:sz="4" w:space="0"/>
          </w:tcBorders>
          <w:tcMar/>
          <w:vAlign w:val="center"/>
        </w:tcPr>
        <w:p w:rsidRPr="003263B2" w:rsidR="00C16350" w:rsidP="3B39738C" w:rsidRDefault="00C16350" w14:paraId="56EA0ABB" w14:textId="516C609C">
          <w:pPr>
            <w:jc w:val="center"/>
            <w:rPr>
              <w:rFonts w:ascii="Arial" w:hAnsi="Arial" w:cs="Arial"/>
              <w:b w:val="1"/>
              <w:bCs w:val="1"/>
              <w:sz w:val="22"/>
              <w:szCs w:val="22"/>
            </w:rPr>
          </w:pPr>
          <w:r w:rsidRPr="05717831" w:rsidR="05717831">
            <w:rPr>
              <w:rFonts w:ascii="Arial" w:hAnsi="Arial" w:cs="Arial"/>
              <w:b w:val="1"/>
              <w:bCs w:val="1"/>
              <w:sz w:val="22"/>
              <w:szCs w:val="22"/>
            </w:rPr>
            <w:t xml:space="preserve">TEC </w:t>
          </w:r>
          <w:r w:rsidRPr="05717831" w:rsidR="05717831">
            <w:rPr>
              <w:rFonts w:ascii="Arial" w:hAnsi="Arial" w:cs="Arial"/>
              <w:b w:val="1"/>
              <w:bCs w:val="1"/>
              <w:sz w:val="22"/>
              <w:szCs w:val="22"/>
            </w:rPr>
            <w:t>2026</w:t>
          </w:r>
          <w:r w:rsidRPr="05717831" w:rsidR="05717831">
            <w:rPr>
              <w:rFonts w:ascii="Arial" w:hAnsi="Arial" w:cs="Arial"/>
              <w:b w:val="1"/>
              <w:bCs w:val="1"/>
              <w:sz w:val="22"/>
              <w:szCs w:val="22"/>
            </w:rPr>
            <w:t>-11-001</w:t>
          </w:r>
        </w:p>
      </w:tc>
      <w:tc>
        <w:tcPr>
          <w:tcW w:w="1949" w:type="dxa"/>
          <w:gridSpan w:val="2"/>
          <w:tcBorders>
            <w:left w:val="single" w:color="auto" w:sz="4" w:space="0"/>
            <w:bottom w:val="single" w:color="auto" w:sz="4" w:space="0"/>
            <w:right w:val="single" w:color="auto" w:sz="4" w:space="0"/>
          </w:tcBorders>
          <w:tcMar/>
          <w:vAlign w:val="center"/>
        </w:tcPr>
        <w:p w:rsidRPr="007B2AA6" w:rsidR="00C16350" w:rsidP="00541F43" w:rsidRDefault="00C16350" w14:paraId="6BAA7BC7" w14:textId="77777777">
          <w:pPr>
            <w:jc w:val="center"/>
            <w:rPr>
              <w:rFonts w:ascii="Arial" w:hAnsi="Arial" w:cs="Arial"/>
              <w:sz w:val="20"/>
            </w:rPr>
          </w:pPr>
          <w:r>
            <w:rPr>
              <w:rFonts w:ascii="Arial" w:hAnsi="Arial" w:cs="Arial"/>
              <w:sz w:val="20"/>
            </w:rPr>
            <w:t>D3</w:t>
          </w:r>
        </w:p>
      </w:tc>
      <w:tc>
        <w:tcPr>
          <w:tcW w:w="1851" w:type="dxa"/>
          <w:gridSpan w:val="2"/>
          <w:tcBorders>
            <w:left w:val="single" w:color="auto" w:sz="4" w:space="0"/>
            <w:bottom w:val="single" w:color="auto" w:sz="4" w:space="0"/>
            <w:right w:val="single" w:color="auto" w:sz="4" w:space="0"/>
          </w:tcBorders>
          <w:tcMar/>
          <w:vAlign w:val="center"/>
        </w:tcPr>
        <w:p w:rsidRPr="007B2AA6" w:rsidR="00C16350" w:rsidP="00541F43" w:rsidRDefault="00A6123E" w14:paraId="065B64F4" w14:textId="19531876">
          <w:pPr>
            <w:jc w:val="center"/>
            <w:rPr>
              <w:rFonts w:ascii="Arial" w:hAnsi="Arial" w:cs="Arial"/>
              <w:sz w:val="20"/>
            </w:rPr>
          </w:pPr>
          <w:r>
            <w:rPr>
              <w:rFonts w:ascii="Arial" w:hAnsi="Arial" w:cs="Arial"/>
              <w:sz w:val="20"/>
            </w:rPr>
            <w:t>RA</w:t>
          </w:r>
        </w:p>
      </w:tc>
      <w:tc>
        <w:tcPr>
          <w:tcW w:w="1563" w:type="dxa"/>
          <w:tcBorders>
            <w:left w:val="single" w:color="auto" w:sz="4" w:space="0"/>
            <w:bottom w:val="single" w:color="auto" w:sz="6" w:space="0"/>
            <w:right w:val="single" w:color="auto" w:sz="6" w:space="0"/>
          </w:tcBorders>
          <w:tcMar/>
          <w:vAlign w:val="center"/>
        </w:tcPr>
        <w:p w:rsidRPr="007B2AA6" w:rsidR="00C16350" w:rsidP="00541F43" w:rsidRDefault="00FA5B02" w14:paraId="7B3C883A" w14:textId="77777777">
          <w:pPr>
            <w:jc w:val="center"/>
            <w:rPr>
              <w:rFonts w:ascii="Arial" w:hAnsi="Arial" w:cs="Arial"/>
              <w:b/>
              <w:sz w:val="20"/>
            </w:rPr>
          </w:pPr>
          <w:r w:rsidRPr="3B39738C">
            <w:rPr>
              <w:rFonts w:ascii="Arial" w:hAnsi="Arial" w:cs="Arial"/>
              <w:b w:val="1"/>
              <w:bCs w:val="1"/>
              <w:noProof/>
              <w:sz w:val="20"/>
              <w:szCs w:val="20"/>
            </w:rPr>
            <w:fldChar w:fldCharType="begin"/>
          </w:r>
          <w:r w:rsidRPr="3B39738C">
            <w:rPr>
              <w:rFonts w:ascii="Arial" w:hAnsi="Arial" w:cs="Arial"/>
              <w:b w:val="1"/>
              <w:bCs w:val="1"/>
              <w:sz w:val="20"/>
              <w:szCs w:val="20"/>
            </w:rPr>
            <w:instrText xml:space="preserve"> PAGE  \* Arabic  \* MERGEFORMAT </w:instrText>
          </w:r>
          <w:r w:rsidRPr="3B39738C">
            <w:rPr>
              <w:rFonts w:ascii="Arial" w:hAnsi="Arial" w:cs="Arial"/>
              <w:b w:val="1"/>
              <w:bCs w:val="1"/>
              <w:sz w:val="20"/>
              <w:szCs w:val="20"/>
            </w:rPr>
            <w:fldChar w:fldCharType="separate"/>
          </w:r>
          <w:r w:rsidRPr="3B39738C" w:rsidR="3B39738C">
            <w:rPr>
              <w:rFonts w:ascii="Arial" w:hAnsi="Arial" w:cs="Arial"/>
              <w:b w:val="1"/>
              <w:bCs w:val="1"/>
              <w:noProof/>
              <w:sz w:val="20"/>
              <w:szCs w:val="20"/>
            </w:rPr>
            <w:t>38</w:t>
          </w:r>
          <w:r w:rsidRPr="3B39738C">
            <w:rPr>
              <w:rFonts w:ascii="Arial" w:hAnsi="Arial" w:cs="Arial"/>
              <w:b w:val="1"/>
              <w:bCs w:val="1"/>
              <w:noProof/>
              <w:sz w:val="20"/>
              <w:szCs w:val="20"/>
            </w:rPr>
            <w:fldChar w:fldCharType="end"/>
          </w:r>
          <w:r w:rsidRPr="3B39738C" w:rsidR="3B39738C">
            <w:rPr>
              <w:rFonts w:ascii="Arial" w:hAnsi="Arial" w:cs="Arial"/>
              <w:b w:val="1"/>
              <w:bCs w:val="1"/>
              <w:sz w:val="20"/>
              <w:szCs w:val="20"/>
            </w:rPr>
            <w:t xml:space="preserve"> of </w:t>
          </w:r>
          <w:r w:rsidRPr="3B39738C">
            <w:rPr>
              <w:rFonts w:ascii="Arial" w:hAnsi="Arial" w:cs="Arial"/>
              <w:b w:val="1"/>
              <w:bCs w:val="1"/>
              <w:noProof/>
              <w:sz w:val="20"/>
              <w:szCs w:val="20"/>
            </w:rPr>
            <w:fldChar w:fldCharType="begin"/>
          </w:r>
          <w:r w:rsidRPr="3B39738C">
            <w:rPr>
              <w:rFonts w:ascii="Arial" w:hAnsi="Arial" w:cs="Arial"/>
              <w:b w:val="1"/>
              <w:bCs w:val="1"/>
              <w:sz w:val="20"/>
              <w:szCs w:val="20"/>
            </w:rPr>
            <w:instrText xml:space="preserve"> NUMPAGES   \* MERGEFORMAT </w:instrText>
          </w:r>
          <w:r w:rsidRPr="3B39738C">
            <w:rPr>
              <w:rFonts w:ascii="Arial" w:hAnsi="Arial" w:cs="Arial"/>
              <w:b w:val="1"/>
              <w:bCs w:val="1"/>
              <w:sz w:val="20"/>
              <w:szCs w:val="20"/>
            </w:rPr>
            <w:fldChar w:fldCharType="separate"/>
          </w:r>
          <w:r w:rsidRPr="3B39738C" w:rsidR="3B39738C">
            <w:rPr>
              <w:rFonts w:ascii="Arial" w:hAnsi="Arial" w:cs="Arial"/>
              <w:b w:val="1"/>
              <w:bCs w:val="1"/>
              <w:noProof/>
              <w:sz w:val="20"/>
              <w:szCs w:val="20"/>
            </w:rPr>
            <w:t>38</w:t>
          </w:r>
          <w:r w:rsidRPr="3B39738C">
            <w:rPr>
              <w:rFonts w:ascii="Arial" w:hAnsi="Arial" w:cs="Arial"/>
              <w:b w:val="1"/>
              <w:bCs w:val="1"/>
              <w:noProof/>
              <w:sz w:val="20"/>
              <w:szCs w:val="20"/>
            </w:rPr>
            <w:fldChar w:fldCharType="end"/>
          </w:r>
        </w:p>
      </w:tc>
    </w:tr>
    <w:tr w:rsidR="00C16350" w:rsidTr="05717831" w14:paraId="601B0ABE" w14:textId="777777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143"/>
        <w:jc w:val="center"/>
      </w:trPr>
      <w:tc>
        <w:tcPr>
          <w:tcW w:w="8305" w:type="dxa"/>
          <w:gridSpan w:val="7"/>
          <w:tcBorders>
            <w:top w:val="single" w:color="auto" w:sz="6"/>
            <w:left w:val="single" w:color="auto" w:sz="6"/>
            <w:bottom w:val="nil" w:color="auto" w:sz="6"/>
            <w:right w:val="single" w:color="auto" w:sz="6"/>
          </w:tcBorders>
          <w:tcMar/>
        </w:tcPr>
        <w:p w:rsidR="00C16350" w:rsidP="00541F43" w:rsidRDefault="00C16350" w14:paraId="16C871C3" w14:textId="77777777">
          <w:pPr>
            <w:tabs>
              <w:tab w:val="right" w:pos="7335"/>
              <w:tab w:val="right" w:pos="9576"/>
            </w:tabs>
            <w:jc w:val="center"/>
            <w:rPr>
              <w:sz w:val="12"/>
            </w:rPr>
          </w:pPr>
          <w:r>
            <w:rPr>
              <w:sz w:val="12"/>
            </w:rPr>
            <w:t>DOCUMENT TITLE</w:t>
          </w:r>
        </w:p>
      </w:tc>
      <w:tc>
        <w:tcPr>
          <w:tcW w:w="2827" w:type="dxa"/>
          <w:gridSpan w:val="2"/>
          <w:tcBorders>
            <w:top w:val="single" w:color="auto" w:sz="6"/>
            <w:left w:val="single" w:color="auto" w:sz="6"/>
            <w:bottom w:val="nil" w:color="auto" w:sz="6"/>
            <w:right w:val="single" w:color="auto" w:sz="6"/>
          </w:tcBorders>
          <w:tcMar/>
        </w:tcPr>
        <w:p w:rsidR="00C16350" w:rsidP="00541F43" w:rsidRDefault="00C16350" w14:paraId="22C0F8F1" w14:textId="77777777">
          <w:pPr>
            <w:tabs>
              <w:tab w:val="right" w:pos="7335"/>
              <w:tab w:val="right" w:pos="9576"/>
            </w:tabs>
            <w:jc w:val="center"/>
            <w:rPr>
              <w:sz w:val="12"/>
            </w:rPr>
          </w:pPr>
          <w:r>
            <w:rPr>
              <w:sz w:val="12"/>
            </w:rPr>
            <w:t>CHORUS CODE</w:t>
          </w:r>
        </w:p>
      </w:tc>
    </w:tr>
    <w:tr w:rsidRPr="007B2AA6" w:rsidR="00C16350" w:rsidTr="05717831" w14:paraId="6DAB3BFB" w14:textId="777777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323"/>
        <w:jc w:val="center"/>
      </w:trPr>
      <w:tc>
        <w:tcPr>
          <w:tcW w:w="8305" w:type="dxa"/>
          <w:gridSpan w:val="7"/>
          <w:tcBorders>
            <w:top w:val="nil" w:color="auto" w:sz="6"/>
            <w:left w:val="single" w:color="auto" w:sz="6"/>
            <w:bottom w:val="single" w:color="auto" w:sz="6"/>
            <w:right w:val="single" w:color="auto" w:sz="6"/>
          </w:tcBorders>
          <w:tcMar/>
        </w:tcPr>
        <w:p w:rsidRPr="007B2AA6" w:rsidR="00C16350" w:rsidP="05717831" w:rsidRDefault="00C16350" w14:paraId="08780906" w14:textId="0779C4DA">
          <w:pPr>
            <w:pStyle w:val="Normal"/>
            <w:suppressLineNumbers w:val="0"/>
            <w:bidi w:val="0"/>
            <w:spacing w:before="0" w:beforeAutospacing="off" w:after="0" w:afterAutospacing="off" w:line="259" w:lineRule="auto"/>
            <w:ind w:left="0" w:right="0"/>
            <w:jc w:val="center"/>
          </w:pPr>
          <w:r w:rsidRPr="05717831" w:rsidR="05717831">
            <w:rPr>
              <w:rFonts w:ascii="Arial" w:hAnsi="Arial" w:cs="Arial"/>
              <w:b w:val="1"/>
              <w:bCs w:val="1"/>
            </w:rPr>
            <w:t>Fire Supri</w:t>
          </w:r>
        </w:p>
      </w:tc>
      <w:tc>
        <w:tcPr>
          <w:tcW w:w="2827" w:type="dxa"/>
          <w:gridSpan w:val="2"/>
          <w:tcBorders>
            <w:top w:val="nil" w:color="auto" w:sz="6"/>
            <w:left w:val="single" w:color="auto" w:sz="6"/>
            <w:bottom w:val="single" w:color="auto" w:sz="6"/>
            <w:right w:val="single" w:color="auto" w:sz="6"/>
          </w:tcBorders>
          <w:tcMar/>
        </w:tcPr>
        <w:p w:rsidRPr="007B2AA6" w:rsidR="00C16350" w:rsidP="00541F43" w:rsidRDefault="00C16350" w14:paraId="7FFED12A" w14:textId="77777777">
          <w:pPr>
            <w:jc w:val="center"/>
            <w:rPr>
              <w:rFonts w:ascii="Arial" w:hAnsi="Arial" w:cs="Arial"/>
              <w:b/>
            </w:rPr>
          </w:pPr>
        </w:p>
      </w:tc>
    </w:tr>
    <w:tr w:rsidR="00C16350" w:rsidTr="05717831" w14:paraId="0CF61037" w14:textId="77777777">
      <w:trPr>
        <w:trHeight w:val="143"/>
        <w:jc w:val="center"/>
      </w:trPr>
      <w:tc>
        <w:tcPr>
          <w:tcW w:w="1579" w:type="dxa"/>
          <w:tcBorders>
            <w:top w:val="single" w:color="auto" w:sz="6" w:space="0"/>
            <w:left w:val="single" w:color="auto" w:sz="6" w:space="0"/>
            <w:right w:val="single" w:color="auto" w:sz="6" w:space="0"/>
          </w:tcBorders>
          <w:tcMar/>
        </w:tcPr>
        <w:p w:rsidR="00C16350" w:rsidP="00541F43" w:rsidRDefault="00C16350" w14:paraId="5D28F29C" w14:textId="77777777">
          <w:pPr>
            <w:jc w:val="center"/>
            <w:rPr>
              <w:sz w:val="8"/>
            </w:rPr>
          </w:pPr>
          <w:r>
            <w:rPr>
              <w:sz w:val="12"/>
            </w:rPr>
            <w:t>ORIGINATING DEPT</w:t>
          </w:r>
        </w:p>
      </w:tc>
      <w:tc>
        <w:tcPr>
          <w:tcW w:w="2047" w:type="dxa"/>
          <w:gridSpan w:val="2"/>
          <w:tcBorders>
            <w:top w:val="single" w:color="auto" w:sz="6" w:space="0"/>
            <w:left w:val="single" w:color="auto" w:sz="6" w:space="0"/>
            <w:right w:val="single" w:color="auto" w:sz="6" w:space="0"/>
          </w:tcBorders>
          <w:tcMar/>
        </w:tcPr>
        <w:p w:rsidR="00C16350" w:rsidP="00541F43" w:rsidRDefault="00C16350" w14:paraId="06F03034" w14:textId="77777777">
          <w:pPr>
            <w:jc w:val="center"/>
            <w:rPr>
              <w:caps/>
              <w:sz w:val="8"/>
            </w:rPr>
          </w:pPr>
          <w:r>
            <w:rPr>
              <w:sz w:val="12"/>
            </w:rPr>
            <w:t>ISSUE DATE</w:t>
          </w:r>
        </w:p>
      </w:tc>
      <w:tc>
        <w:tcPr>
          <w:tcW w:w="2339" w:type="dxa"/>
          <w:gridSpan w:val="2"/>
          <w:tcBorders>
            <w:top w:val="single" w:color="auto" w:sz="6" w:space="0"/>
            <w:left w:val="single" w:color="auto" w:sz="6" w:space="0"/>
            <w:right w:val="single" w:color="auto" w:sz="6" w:space="0"/>
          </w:tcBorders>
          <w:tcMar/>
        </w:tcPr>
        <w:p w:rsidR="00160AC1" w:rsidP="00160AC1" w:rsidRDefault="00C16350" w14:paraId="4775F316" w14:textId="73A522B8">
          <w:pPr>
            <w:jc w:val="center"/>
            <w:rPr>
              <w:caps/>
              <w:sz w:val="12"/>
            </w:rPr>
          </w:pPr>
          <w:r>
            <w:rPr>
              <w:caps/>
              <w:sz w:val="12"/>
            </w:rPr>
            <w:t>author</w:t>
          </w:r>
        </w:p>
      </w:tc>
      <w:tc>
        <w:tcPr>
          <w:tcW w:w="2340" w:type="dxa"/>
          <w:gridSpan w:val="2"/>
          <w:tcBorders>
            <w:top w:val="single" w:color="auto" w:sz="6" w:space="0"/>
            <w:left w:val="single" w:color="auto" w:sz="6" w:space="0"/>
            <w:right w:val="single" w:color="auto" w:sz="6" w:space="0"/>
          </w:tcBorders>
          <w:tcMar/>
        </w:tcPr>
        <w:p w:rsidR="00C16350" w:rsidP="00541F43" w:rsidRDefault="00C16350" w14:paraId="12FB75AD" w14:textId="77777777">
          <w:pPr>
            <w:jc w:val="center"/>
            <w:rPr>
              <w:caps/>
              <w:sz w:val="12"/>
            </w:rPr>
          </w:pPr>
          <w:r>
            <w:rPr>
              <w:caps/>
              <w:sz w:val="12"/>
            </w:rPr>
            <w:t>VAlidator</w:t>
          </w:r>
        </w:p>
      </w:tc>
      <w:tc>
        <w:tcPr>
          <w:tcW w:w="2827" w:type="dxa"/>
          <w:gridSpan w:val="2"/>
          <w:tcBorders>
            <w:top w:val="single" w:color="auto" w:sz="6" w:space="0"/>
            <w:left w:val="single" w:color="auto" w:sz="6" w:space="0"/>
            <w:right w:val="single" w:color="auto" w:sz="6" w:space="0"/>
          </w:tcBorders>
          <w:tcMar/>
        </w:tcPr>
        <w:p w:rsidR="00C16350" w:rsidP="00541F43" w:rsidRDefault="00C16350" w14:paraId="53DE29CA" w14:textId="77777777">
          <w:pPr>
            <w:jc w:val="center"/>
            <w:rPr>
              <w:caps/>
              <w:sz w:val="12"/>
            </w:rPr>
          </w:pPr>
          <w:r>
            <w:rPr>
              <w:caps/>
              <w:sz w:val="12"/>
            </w:rPr>
            <w:t>Master File Location</w:t>
          </w:r>
        </w:p>
      </w:tc>
    </w:tr>
    <w:tr w:rsidRPr="007B2AA6" w:rsidR="00C16350" w:rsidTr="05717831" w14:paraId="5DDCE5FD" w14:textId="77777777">
      <w:trPr>
        <w:trHeight w:val="323"/>
        <w:jc w:val="center"/>
      </w:trPr>
      <w:tc>
        <w:tcPr>
          <w:tcW w:w="1579" w:type="dxa"/>
          <w:tcBorders>
            <w:left w:val="single" w:color="auto" w:sz="6" w:space="0"/>
            <w:bottom w:val="single" w:color="auto" w:sz="6" w:space="0"/>
            <w:right w:val="single" w:color="auto" w:sz="6" w:space="0"/>
          </w:tcBorders>
          <w:tcMar/>
        </w:tcPr>
        <w:p w:rsidR="00160AC1" w:rsidP="00541F43" w:rsidRDefault="00160AC1" w14:paraId="7B6F48A3" w14:textId="77777777">
          <w:pPr>
            <w:jc w:val="center"/>
            <w:rPr>
              <w:rFonts w:ascii="Arial" w:hAnsi="Arial" w:cs="Arial"/>
              <w:sz w:val="18"/>
              <w:szCs w:val="18"/>
            </w:rPr>
          </w:pPr>
        </w:p>
        <w:p w:rsidRPr="007B2AA6" w:rsidR="00C16350" w:rsidP="00541F43" w:rsidRDefault="00DE43F8" w14:paraId="56D8BBB0" w14:textId="1E21C87A">
          <w:pPr>
            <w:jc w:val="center"/>
            <w:rPr>
              <w:rFonts w:ascii="Arial" w:hAnsi="Arial" w:cs="Arial"/>
              <w:sz w:val="18"/>
              <w:szCs w:val="18"/>
            </w:rPr>
          </w:pPr>
          <w:r w:rsidRPr="05717831" w:rsidR="05717831">
            <w:rPr>
              <w:rFonts w:ascii="Arial" w:hAnsi="Arial" w:cs="Arial"/>
              <w:sz w:val="18"/>
              <w:szCs w:val="18"/>
            </w:rPr>
            <w:t>ZB</w:t>
          </w:r>
        </w:p>
      </w:tc>
      <w:tc>
        <w:tcPr>
          <w:tcW w:w="2047" w:type="dxa"/>
          <w:gridSpan w:val="2"/>
          <w:tcBorders>
            <w:left w:val="single" w:color="auto" w:sz="6" w:space="0"/>
            <w:bottom w:val="single" w:color="auto" w:sz="6" w:space="0"/>
            <w:right w:val="single" w:color="auto" w:sz="6" w:space="0"/>
          </w:tcBorders>
          <w:tcMar/>
        </w:tcPr>
        <w:p w:rsidR="00160AC1" w:rsidP="00306778" w:rsidRDefault="00160AC1" w14:paraId="77400464" w14:textId="77777777">
          <w:pPr>
            <w:jc w:val="center"/>
            <w:rPr>
              <w:rFonts w:ascii="Arial" w:hAnsi="Arial" w:cs="Arial"/>
              <w:sz w:val="18"/>
              <w:szCs w:val="18"/>
            </w:rPr>
          </w:pPr>
        </w:p>
        <w:p w:rsidRPr="007B2AA6" w:rsidR="00C16350" w:rsidP="05717831" w:rsidRDefault="00DE43F8" w14:paraId="53A52122" w14:textId="007DE4C3">
          <w:pPr>
            <w:pStyle w:val="Normal"/>
            <w:suppressLineNumbers w:val="0"/>
            <w:bidi w:val="0"/>
            <w:spacing w:before="0" w:beforeAutospacing="off" w:after="0" w:afterAutospacing="off" w:line="259" w:lineRule="auto"/>
            <w:ind w:left="0" w:right="0"/>
            <w:jc w:val="center"/>
          </w:pPr>
          <w:r w:rsidRPr="05717831" w:rsidR="05717831">
            <w:rPr>
              <w:rFonts w:ascii="Arial" w:hAnsi="Arial" w:cs="Arial"/>
              <w:sz w:val="18"/>
              <w:szCs w:val="18"/>
            </w:rPr>
            <w:t>5/15/2026</w:t>
          </w:r>
        </w:p>
      </w:tc>
      <w:tc>
        <w:tcPr>
          <w:tcW w:w="2339" w:type="dxa"/>
          <w:gridSpan w:val="2"/>
          <w:tcBorders>
            <w:left w:val="single" w:color="auto" w:sz="6" w:space="0"/>
            <w:bottom w:val="single" w:color="auto" w:sz="6" w:space="0"/>
            <w:right w:val="single" w:color="auto" w:sz="6" w:space="0"/>
          </w:tcBorders>
          <w:tcMar/>
        </w:tcPr>
        <w:p w:rsidR="00160AC1" w:rsidP="00541F43" w:rsidRDefault="00160AC1" w14:paraId="1009FD98" w14:textId="77777777">
          <w:pPr>
            <w:jc w:val="center"/>
            <w:rPr>
              <w:rFonts w:ascii="Arial" w:hAnsi="Arial" w:cs="Arial"/>
              <w:sz w:val="18"/>
              <w:szCs w:val="18"/>
            </w:rPr>
          </w:pPr>
        </w:p>
        <w:p w:rsidRPr="007B2AA6" w:rsidR="00C16350" w:rsidP="05717831" w:rsidRDefault="00DE43F8" w14:paraId="00F4F929" w14:textId="1CD4AAA9">
          <w:pPr>
            <w:pStyle w:val="Normal"/>
            <w:suppressLineNumbers w:val="0"/>
            <w:bidi w:val="0"/>
            <w:spacing w:before="0" w:beforeAutospacing="off" w:after="0" w:afterAutospacing="off" w:line="259" w:lineRule="auto"/>
            <w:ind w:left="0" w:right="0"/>
            <w:jc w:val="center"/>
            <w:rPr>
              <w:rFonts w:ascii="Arial" w:hAnsi="Arial" w:cs="Arial"/>
              <w:sz w:val="18"/>
              <w:szCs w:val="18"/>
            </w:rPr>
          </w:pPr>
          <w:r w:rsidRPr="05717831" w:rsidR="05717831">
            <w:rPr>
              <w:rFonts w:ascii="Arial" w:hAnsi="Arial" w:cs="Arial"/>
              <w:sz w:val="18"/>
              <w:szCs w:val="18"/>
            </w:rPr>
            <w:t>Colin Polleys</w:t>
          </w:r>
        </w:p>
      </w:tc>
      <w:tc>
        <w:tcPr>
          <w:tcW w:w="2340" w:type="dxa"/>
          <w:gridSpan w:val="2"/>
          <w:tcBorders>
            <w:left w:val="single" w:color="auto" w:sz="6" w:space="0"/>
            <w:bottom w:val="single" w:color="auto" w:sz="6" w:space="0"/>
            <w:right w:val="single" w:color="auto" w:sz="6" w:space="0"/>
          </w:tcBorders>
          <w:tcMar/>
        </w:tcPr>
        <w:p w:rsidRPr="007B2AA6" w:rsidR="00C16350" w:rsidP="05717831" w:rsidRDefault="00DE43F8" w14:paraId="51074B46" w14:textId="0A31DA16">
          <w:pPr>
            <w:pStyle w:val="Normal"/>
            <w:suppressLineNumbers w:val="0"/>
            <w:bidi w:val="0"/>
            <w:spacing w:before="0" w:beforeAutospacing="off" w:after="0" w:afterAutospacing="off" w:line="259" w:lineRule="auto"/>
            <w:ind w:left="0" w:right="0"/>
            <w:jc w:val="center"/>
          </w:pPr>
          <w:r w:rsidRPr="05717831" w:rsidR="05717831">
            <w:rPr>
              <w:rFonts w:ascii="Arial" w:hAnsi="Arial" w:cs="Arial"/>
              <w:sz w:val="18"/>
              <w:szCs w:val="18"/>
            </w:rPr>
            <w:t>Christian Alfaro</w:t>
          </w:r>
        </w:p>
      </w:tc>
      <w:tc>
        <w:tcPr>
          <w:tcW w:w="2827" w:type="dxa"/>
          <w:gridSpan w:val="2"/>
          <w:tcBorders>
            <w:left w:val="single" w:color="auto" w:sz="6" w:space="0"/>
            <w:bottom w:val="single" w:color="auto" w:sz="6" w:space="0"/>
            <w:right w:val="single" w:color="auto" w:sz="6" w:space="0"/>
          </w:tcBorders>
          <w:tcMar/>
        </w:tcPr>
        <w:p w:rsidR="00762A5A" w:rsidP="00541F43" w:rsidRDefault="00DE43F8" w14:paraId="6A961566" w14:textId="77777777">
          <w:pPr>
            <w:jc w:val="center"/>
            <w:rPr>
              <w:rFonts w:ascii="Arial" w:hAnsi="Arial" w:cs="Arial"/>
              <w:sz w:val="16"/>
            </w:rPr>
          </w:pPr>
          <w:r>
            <w:rPr>
              <w:rFonts w:ascii="Arial" w:hAnsi="Arial" w:cs="Arial"/>
              <w:sz w:val="16"/>
            </w:rPr>
            <w:t>SharePoint</w:t>
          </w:r>
        </w:p>
        <w:p w:rsidR="00C16350" w:rsidP="00541F43" w:rsidRDefault="009132A8" w14:paraId="408C4899" w14:textId="573661E9">
          <w:pPr>
            <w:jc w:val="center"/>
            <w:rPr>
              <w:rFonts w:ascii="Arial" w:hAnsi="Arial" w:cs="Arial"/>
              <w:sz w:val="16"/>
            </w:rPr>
          </w:pPr>
          <w:r>
            <w:rPr>
              <w:rFonts w:ascii="Arial" w:hAnsi="Arial" w:cs="Arial"/>
              <w:sz w:val="16"/>
            </w:rPr>
            <w:t xml:space="preserve"> US2 Digital Platform</w:t>
          </w:r>
          <w:r w:rsidR="00762A5A">
            <w:rPr>
              <w:rFonts w:ascii="Arial" w:hAnsi="Arial" w:cs="Arial"/>
              <w:sz w:val="16"/>
            </w:rPr>
            <w:t xml:space="preserve"> &gt; 02-Maintenance &gt; </w:t>
          </w:r>
          <w:r w:rsidR="00160AC1">
            <w:rPr>
              <w:rFonts w:ascii="Arial" w:hAnsi="Arial" w:cs="Arial"/>
              <w:sz w:val="16"/>
            </w:rPr>
            <w:t>Post Safety Dossier and Reflex Action Sheets</w:t>
          </w:r>
        </w:p>
        <w:p w:rsidRPr="007B2AA6" w:rsidR="009132A8" w:rsidP="00541F43" w:rsidRDefault="009132A8" w14:paraId="1FDF8ACF" w14:textId="3E548F82">
          <w:pPr>
            <w:jc w:val="center"/>
            <w:rPr>
              <w:rFonts w:ascii="Arial" w:hAnsi="Arial" w:cs="Arial"/>
              <w:sz w:val="16"/>
            </w:rPr>
          </w:pPr>
        </w:p>
      </w:tc>
    </w:tr>
  </w:tbl>
  <w:p w:rsidR="00C16350" w:rsidRDefault="00C16350" w14:paraId="7E6FFCF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79" w:type="dxa"/>
      <w:jc w:val="center"/>
      <w:tblLayout w:type="fixed"/>
      <w:tblLook w:val="0000" w:firstRow="0" w:lastRow="0" w:firstColumn="0" w:lastColumn="0" w:noHBand="0" w:noVBand="0"/>
    </w:tblPr>
    <w:tblGrid>
      <w:gridCol w:w="1458"/>
      <w:gridCol w:w="630"/>
      <w:gridCol w:w="1260"/>
      <w:gridCol w:w="1980"/>
      <w:gridCol w:w="180"/>
      <w:gridCol w:w="1620"/>
      <w:gridCol w:w="540"/>
      <w:gridCol w:w="1170"/>
      <w:gridCol w:w="1441"/>
    </w:tblGrid>
    <w:tr w:rsidR="00C16350" w:rsidTr="002E3C0D" w14:paraId="1B15FCAD" w14:textId="77777777">
      <w:trPr>
        <w:trHeight w:val="432"/>
        <w:jc w:val="center"/>
      </w:trPr>
      <w:tc>
        <w:tcPr>
          <w:tcW w:w="2088" w:type="dxa"/>
          <w:gridSpan w:val="2"/>
          <w:tcBorders>
            <w:top w:val="single" w:color="auto" w:sz="6" w:space="0"/>
            <w:left w:val="single" w:color="auto" w:sz="6" w:space="0"/>
            <w:right w:val="single" w:color="auto" w:sz="4" w:space="0"/>
          </w:tcBorders>
        </w:tcPr>
        <w:p w:rsidRPr="00B37BBC" w:rsidR="00C16350" w:rsidP="002E3C0D" w:rsidRDefault="00C16350" w14:paraId="33050906" w14:textId="77777777">
          <w:pPr>
            <w:jc w:val="center"/>
            <w:rPr>
              <w:sz w:val="16"/>
              <w:szCs w:val="16"/>
            </w:rPr>
          </w:pPr>
          <w:r w:rsidRPr="00B37BBC">
            <w:rPr>
              <w:sz w:val="16"/>
              <w:szCs w:val="16"/>
            </w:rPr>
            <w:t>Entity</w:t>
          </w:r>
        </w:p>
      </w:tc>
      <w:tc>
        <w:tcPr>
          <w:tcW w:w="3240" w:type="dxa"/>
          <w:gridSpan w:val="2"/>
          <w:tcBorders>
            <w:top w:val="single" w:color="auto" w:sz="6" w:space="0"/>
            <w:left w:val="single" w:color="auto" w:sz="4" w:space="0"/>
            <w:right w:val="single" w:color="auto" w:sz="4" w:space="0"/>
          </w:tcBorders>
        </w:tcPr>
        <w:p w:rsidRPr="00FD4DD3" w:rsidR="00C16350" w:rsidP="002E3C0D" w:rsidRDefault="00C16350" w14:paraId="6337F67B" w14:textId="77777777">
          <w:pPr>
            <w:jc w:val="center"/>
            <w:rPr>
              <w:sz w:val="18"/>
              <w:szCs w:val="18"/>
            </w:rPr>
          </w:pPr>
          <w:r w:rsidRPr="00FD4DD3">
            <w:rPr>
              <w:sz w:val="18"/>
              <w:szCs w:val="18"/>
            </w:rPr>
            <w:t>DOCUMENT CONTROL NUMBER</w:t>
          </w:r>
        </w:p>
        <w:p w:rsidRPr="00FD4DD3" w:rsidR="00C16350" w:rsidP="000E538B" w:rsidRDefault="00C16350" w14:paraId="74F7BB93" w14:textId="77777777">
          <w:pPr>
            <w:jc w:val="center"/>
            <w:rPr>
              <w:b/>
              <w:sz w:val="18"/>
              <w:szCs w:val="18"/>
            </w:rPr>
          </w:pPr>
          <w:r>
            <w:rPr>
              <w:b/>
              <w:sz w:val="18"/>
              <w:szCs w:val="18"/>
            </w:rPr>
            <w:t>US</w:t>
          </w:r>
          <w:r w:rsidR="001C2A39">
            <w:rPr>
              <w:b/>
              <w:sz w:val="18"/>
              <w:szCs w:val="18"/>
            </w:rPr>
            <w:t>2</w:t>
          </w:r>
          <w:r w:rsidRPr="00FD4DD3">
            <w:rPr>
              <w:b/>
              <w:sz w:val="18"/>
              <w:szCs w:val="18"/>
            </w:rPr>
            <w:t>N-CENTRALSHOP</w:t>
          </w:r>
          <w:r>
            <w:rPr>
              <w:b/>
              <w:sz w:val="18"/>
              <w:szCs w:val="18"/>
            </w:rPr>
            <w:t>S</w:t>
          </w:r>
          <w:r w:rsidRPr="00FD4DD3">
            <w:rPr>
              <w:b/>
              <w:sz w:val="18"/>
              <w:szCs w:val="18"/>
            </w:rPr>
            <w:t>PSD</w:t>
          </w:r>
        </w:p>
      </w:tc>
      <w:tc>
        <w:tcPr>
          <w:tcW w:w="1800" w:type="dxa"/>
          <w:gridSpan w:val="2"/>
          <w:tcBorders>
            <w:top w:val="single" w:color="auto" w:sz="4" w:space="0"/>
            <w:left w:val="single" w:color="auto" w:sz="4" w:space="0"/>
            <w:right w:val="single" w:color="auto" w:sz="4" w:space="0"/>
          </w:tcBorders>
        </w:tcPr>
        <w:p w:rsidR="00C16350" w:rsidP="002E3C0D" w:rsidRDefault="00C16350" w14:paraId="5EE3F002" w14:textId="77777777">
          <w:pPr>
            <w:jc w:val="center"/>
            <w:rPr>
              <w:caps/>
              <w:sz w:val="12"/>
            </w:rPr>
          </w:pPr>
          <w:r>
            <w:rPr>
              <w:caps/>
              <w:sz w:val="12"/>
            </w:rPr>
            <w:t>confidentiality code</w:t>
          </w:r>
        </w:p>
      </w:tc>
      <w:tc>
        <w:tcPr>
          <w:tcW w:w="1710" w:type="dxa"/>
          <w:gridSpan w:val="2"/>
          <w:tcBorders>
            <w:top w:val="single" w:color="auto" w:sz="4" w:space="0"/>
            <w:left w:val="single" w:color="auto" w:sz="4" w:space="0"/>
            <w:right w:val="single" w:color="auto" w:sz="4" w:space="0"/>
          </w:tcBorders>
        </w:tcPr>
        <w:p w:rsidR="00C16350" w:rsidP="002E3C0D" w:rsidRDefault="00C16350" w14:paraId="697B756F" w14:textId="77777777">
          <w:pPr>
            <w:jc w:val="center"/>
            <w:rPr>
              <w:caps/>
              <w:sz w:val="12"/>
            </w:rPr>
          </w:pPr>
          <w:r>
            <w:rPr>
              <w:caps/>
              <w:sz w:val="12"/>
            </w:rPr>
            <w:t>Record Retention Category</w:t>
          </w:r>
        </w:p>
      </w:tc>
      <w:tc>
        <w:tcPr>
          <w:tcW w:w="1441" w:type="dxa"/>
          <w:tcBorders>
            <w:top w:val="single" w:color="auto" w:sz="6" w:space="0"/>
            <w:left w:val="single" w:color="auto" w:sz="4" w:space="0"/>
            <w:right w:val="single" w:color="auto" w:sz="6" w:space="0"/>
          </w:tcBorders>
        </w:tcPr>
        <w:p w:rsidR="00C16350" w:rsidP="002E3C0D" w:rsidRDefault="00C16350" w14:paraId="40551511" w14:textId="77777777">
          <w:pPr>
            <w:jc w:val="center"/>
          </w:pPr>
          <w:r>
            <w:rPr>
              <w:sz w:val="12"/>
            </w:rPr>
            <w:t>PAGE</w:t>
          </w:r>
        </w:p>
      </w:tc>
    </w:tr>
    <w:tr w:rsidRPr="007B2AA6" w:rsidR="00C16350" w:rsidTr="002E3C0D" w14:paraId="32916252" w14:textId="77777777">
      <w:trPr>
        <w:jc w:val="center"/>
      </w:trPr>
      <w:tc>
        <w:tcPr>
          <w:tcW w:w="2088" w:type="dxa"/>
          <w:gridSpan w:val="2"/>
          <w:tcBorders>
            <w:left w:val="single" w:color="auto" w:sz="6" w:space="0"/>
            <w:bottom w:val="single" w:color="auto" w:sz="6" w:space="0"/>
            <w:right w:val="single" w:color="auto" w:sz="4" w:space="0"/>
          </w:tcBorders>
        </w:tcPr>
        <w:p w:rsidRPr="00B37BBC" w:rsidR="00C16350" w:rsidP="002E3C0D" w:rsidRDefault="00C16350" w14:paraId="358B47F9" w14:textId="77777777">
          <w:pPr>
            <w:rPr>
              <w:rFonts w:ascii="Arial" w:hAnsi="Arial" w:cs="Arial"/>
              <w:b/>
              <w:sz w:val="20"/>
            </w:rPr>
          </w:pPr>
          <w:r w:rsidRPr="00B37BBC">
            <w:rPr>
              <w:rFonts w:ascii="Arial" w:hAnsi="Arial" w:cs="Arial"/>
              <w:b/>
              <w:sz w:val="20"/>
            </w:rPr>
            <w:t>MICHELIN –US2</w:t>
          </w:r>
        </w:p>
      </w:tc>
      <w:tc>
        <w:tcPr>
          <w:tcW w:w="3240" w:type="dxa"/>
          <w:gridSpan w:val="2"/>
          <w:tcBorders>
            <w:left w:val="single" w:color="auto" w:sz="4" w:space="0"/>
            <w:bottom w:val="single" w:color="auto" w:sz="6" w:space="0"/>
            <w:right w:val="single" w:color="auto" w:sz="4" w:space="0"/>
          </w:tcBorders>
        </w:tcPr>
        <w:p w:rsidRPr="003263B2" w:rsidR="00C16350" w:rsidP="002E3C0D" w:rsidRDefault="00C16350" w14:paraId="3B54EE1B" w14:textId="77777777">
          <w:pPr>
            <w:jc w:val="center"/>
            <w:rPr>
              <w:rFonts w:ascii="Arial" w:hAnsi="Arial" w:cs="Arial"/>
              <w:b/>
              <w:sz w:val="22"/>
              <w:szCs w:val="22"/>
            </w:rPr>
          </w:pPr>
        </w:p>
      </w:tc>
      <w:tc>
        <w:tcPr>
          <w:tcW w:w="1800" w:type="dxa"/>
          <w:gridSpan w:val="2"/>
          <w:tcBorders>
            <w:left w:val="single" w:color="auto" w:sz="4" w:space="0"/>
            <w:bottom w:val="single" w:color="auto" w:sz="4" w:space="0"/>
            <w:right w:val="single" w:color="auto" w:sz="4" w:space="0"/>
          </w:tcBorders>
        </w:tcPr>
        <w:p w:rsidRPr="007B2AA6" w:rsidR="00C16350" w:rsidP="002E3C0D" w:rsidRDefault="00C16350" w14:paraId="443F42B2" w14:textId="77777777">
          <w:pPr>
            <w:jc w:val="center"/>
            <w:rPr>
              <w:rFonts w:ascii="Arial" w:hAnsi="Arial" w:cs="Arial"/>
              <w:sz w:val="20"/>
            </w:rPr>
          </w:pPr>
          <w:r>
            <w:rPr>
              <w:rFonts w:ascii="Arial" w:hAnsi="Arial" w:cs="Arial"/>
              <w:sz w:val="20"/>
            </w:rPr>
            <w:t>D3</w:t>
          </w:r>
        </w:p>
      </w:tc>
      <w:tc>
        <w:tcPr>
          <w:tcW w:w="1710" w:type="dxa"/>
          <w:gridSpan w:val="2"/>
          <w:tcBorders>
            <w:left w:val="single" w:color="auto" w:sz="4" w:space="0"/>
            <w:bottom w:val="single" w:color="auto" w:sz="4" w:space="0"/>
            <w:right w:val="single" w:color="auto" w:sz="4" w:space="0"/>
          </w:tcBorders>
        </w:tcPr>
        <w:p w:rsidRPr="007B2AA6" w:rsidR="00C16350" w:rsidP="002E3C0D" w:rsidRDefault="00A6123E" w14:paraId="49EE8C0B" w14:textId="48C03D23">
          <w:pPr>
            <w:jc w:val="center"/>
            <w:rPr>
              <w:rFonts w:ascii="Arial" w:hAnsi="Arial" w:cs="Arial"/>
              <w:sz w:val="20"/>
            </w:rPr>
          </w:pPr>
          <w:r>
            <w:rPr>
              <w:rFonts w:ascii="Arial" w:hAnsi="Arial" w:cs="Arial"/>
              <w:sz w:val="20"/>
            </w:rPr>
            <w:t>RA</w:t>
          </w:r>
        </w:p>
      </w:tc>
      <w:tc>
        <w:tcPr>
          <w:tcW w:w="1441" w:type="dxa"/>
          <w:tcBorders>
            <w:left w:val="single" w:color="auto" w:sz="4" w:space="0"/>
            <w:bottom w:val="single" w:color="auto" w:sz="6" w:space="0"/>
            <w:right w:val="single" w:color="auto" w:sz="6" w:space="0"/>
          </w:tcBorders>
        </w:tcPr>
        <w:p w:rsidRPr="007B2AA6" w:rsidR="00C16350" w:rsidP="00C51F3C" w:rsidRDefault="00FA5B02" w14:paraId="5F7F529E" w14:textId="77777777">
          <w:pPr>
            <w:jc w:val="center"/>
            <w:rPr>
              <w:rFonts w:ascii="Arial" w:hAnsi="Arial" w:cs="Arial"/>
              <w:b/>
              <w:sz w:val="20"/>
            </w:rPr>
          </w:pPr>
          <w:r>
            <w:rPr>
              <w:rStyle w:val="PageNumber"/>
            </w:rPr>
            <w:fldChar w:fldCharType="begin"/>
          </w:r>
          <w:r>
            <w:rPr>
              <w:rStyle w:val="PageNumber"/>
            </w:rPr>
            <w:instrText xml:space="preserve"> PAGE  \* Arabic  \* MERGEFORMAT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 MERGEFORMAT </w:instrText>
          </w:r>
          <w:r>
            <w:rPr>
              <w:rStyle w:val="PageNumber"/>
            </w:rPr>
            <w:fldChar w:fldCharType="separate"/>
          </w:r>
          <w:r>
            <w:rPr>
              <w:rStyle w:val="PageNumber"/>
              <w:noProof/>
            </w:rPr>
            <w:t>38</w:t>
          </w:r>
          <w:r>
            <w:rPr>
              <w:rStyle w:val="PageNumber"/>
            </w:rPr>
            <w:fldChar w:fldCharType="end"/>
          </w:r>
        </w:p>
      </w:tc>
    </w:tr>
    <w:tr w:rsidR="00C16350" w:rsidTr="002E3C0D" w14:paraId="1BB9E806" w14:textId="777777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7668" w:type="dxa"/>
          <w:gridSpan w:val="7"/>
          <w:tcBorders>
            <w:bottom w:val="nil"/>
          </w:tcBorders>
        </w:tcPr>
        <w:p w:rsidR="00C16350" w:rsidP="002E3C0D" w:rsidRDefault="00C16350" w14:paraId="0E75C559" w14:textId="77777777">
          <w:pPr>
            <w:tabs>
              <w:tab w:val="right" w:pos="7335"/>
              <w:tab w:val="right" w:pos="9576"/>
            </w:tabs>
            <w:jc w:val="center"/>
            <w:rPr>
              <w:sz w:val="12"/>
            </w:rPr>
          </w:pPr>
          <w:r>
            <w:rPr>
              <w:sz w:val="12"/>
            </w:rPr>
            <w:t>DOCUMENT TITLE</w:t>
          </w:r>
        </w:p>
      </w:tc>
      <w:tc>
        <w:tcPr>
          <w:tcW w:w="2611" w:type="dxa"/>
          <w:gridSpan w:val="2"/>
          <w:tcBorders>
            <w:bottom w:val="nil"/>
          </w:tcBorders>
        </w:tcPr>
        <w:p w:rsidR="00C16350" w:rsidP="002E3C0D" w:rsidRDefault="00C16350" w14:paraId="5720ADD7" w14:textId="77777777">
          <w:pPr>
            <w:tabs>
              <w:tab w:val="right" w:pos="7335"/>
              <w:tab w:val="right" w:pos="9576"/>
            </w:tabs>
            <w:jc w:val="center"/>
            <w:rPr>
              <w:sz w:val="12"/>
            </w:rPr>
          </w:pPr>
          <w:r>
            <w:rPr>
              <w:sz w:val="12"/>
            </w:rPr>
            <w:t>CHORUS CODE</w:t>
          </w:r>
        </w:p>
      </w:tc>
    </w:tr>
    <w:tr w:rsidRPr="007B2AA6" w:rsidR="00C16350" w:rsidTr="002E3C0D" w14:paraId="1D31AA6C" w14:textId="777777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300"/>
        <w:jc w:val="center"/>
      </w:trPr>
      <w:tc>
        <w:tcPr>
          <w:tcW w:w="7668" w:type="dxa"/>
          <w:gridSpan w:val="7"/>
          <w:tcBorders>
            <w:top w:val="nil"/>
          </w:tcBorders>
        </w:tcPr>
        <w:p w:rsidRPr="007B2AA6" w:rsidR="00C16350" w:rsidP="002E3C0D" w:rsidRDefault="00C16350" w14:paraId="4606FCA1" w14:textId="77777777">
          <w:pPr>
            <w:jc w:val="center"/>
            <w:rPr>
              <w:rFonts w:ascii="Arial" w:hAnsi="Arial" w:cs="Arial"/>
              <w:b/>
            </w:rPr>
          </w:pPr>
          <w:r>
            <w:rPr>
              <w:rFonts w:ascii="Arial" w:hAnsi="Arial" w:cs="Arial"/>
              <w:b/>
            </w:rPr>
            <w:t>US</w:t>
          </w:r>
          <w:r w:rsidR="00DD1802">
            <w:rPr>
              <w:rFonts w:ascii="Arial" w:hAnsi="Arial" w:cs="Arial"/>
              <w:b/>
            </w:rPr>
            <w:t>2</w:t>
          </w:r>
          <w:r>
            <w:rPr>
              <w:rFonts w:ascii="Arial" w:hAnsi="Arial" w:cs="Arial"/>
              <w:b/>
            </w:rPr>
            <w:t xml:space="preserve"> N-Central Shops PSD</w:t>
          </w:r>
        </w:p>
      </w:tc>
      <w:tc>
        <w:tcPr>
          <w:tcW w:w="2611" w:type="dxa"/>
          <w:gridSpan w:val="2"/>
          <w:tcBorders>
            <w:top w:val="nil"/>
          </w:tcBorders>
        </w:tcPr>
        <w:p w:rsidRPr="007B2AA6" w:rsidR="00C16350" w:rsidP="002E3C0D" w:rsidRDefault="00C16350" w14:paraId="15168D26" w14:textId="77777777">
          <w:pPr>
            <w:jc w:val="center"/>
            <w:rPr>
              <w:rFonts w:ascii="Arial" w:hAnsi="Arial" w:cs="Arial"/>
              <w:b/>
            </w:rPr>
          </w:pPr>
        </w:p>
      </w:tc>
    </w:tr>
    <w:tr w:rsidR="00C16350" w:rsidTr="002E3C0D" w14:paraId="54CF964C" w14:textId="77777777">
      <w:trPr>
        <w:jc w:val="center"/>
      </w:trPr>
      <w:tc>
        <w:tcPr>
          <w:tcW w:w="1458" w:type="dxa"/>
          <w:tcBorders>
            <w:top w:val="single" w:color="auto" w:sz="6" w:space="0"/>
            <w:left w:val="single" w:color="auto" w:sz="6" w:space="0"/>
            <w:right w:val="single" w:color="auto" w:sz="6" w:space="0"/>
          </w:tcBorders>
        </w:tcPr>
        <w:p w:rsidR="00C16350" w:rsidP="002E3C0D" w:rsidRDefault="00C16350" w14:paraId="1563ACE1" w14:textId="77777777">
          <w:pPr>
            <w:jc w:val="center"/>
            <w:rPr>
              <w:sz w:val="8"/>
            </w:rPr>
          </w:pPr>
          <w:r>
            <w:rPr>
              <w:sz w:val="12"/>
            </w:rPr>
            <w:t>ORIGINATING DEPT</w:t>
          </w:r>
        </w:p>
      </w:tc>
      <w:tc>
        <w:tcPr>
          <w:tcW w:w="1890" w:type="dxa"/>
          <w:gridSpan w:val="2"/>
          <w:tcBorders>
            <w:top w:val="single" w:color="auto" w:sz="6" w:space="0"/>
            <w:left w:val="single" w:color="auto" w:sz="6" w:space="0"/>
            <w:right w:val="single" w:color="auto" w:sz="6" w:space="0"/>
          </w:tcBorders>
        </w:tcPr>
        <w:p w:rsidR="00C16350" w:rsidP="002E3C0D" w:rsidRDefault="00C16350" w14:paraId="2BEBFDB2" w14:textId="77777777">
          <w:pPr>
            <w:jc w:val="center"/>
            <w:rPr>
              <w:caps/>
              <w:sz w:val="8"/>
            </w:rPr>
          </w:pPr>
          <w:r>
            <w:rPr>
              <w:sz w:val="12"/>
            </w:rPr>
            <w:t>ISSUE DATE</w:t>
          </w:r>
        </w:p>
      </w:tc>
      <w:tc>
        <w:tcPr>
          <w:tcW w:w="2160" w:type="dxa"/>
          <w:gridSpan w:val="2"/>
          <w:tcBorders>
            <w:top w:val="single" w:color="auto" w:sz="6" w:space="0"/>
            <w:left w:val="single" w:color="auto" w:sz="6" w:space="0"/>
            <w:right w:val="single" w:color="auto" w:sz="6" w:space="0"/>
          </w:tcBorders>
        </w:tcPr>
        <w:p w:rsidR="00C16350" w:rsidP="002E3C0D" w:rsidRDefault="00C16350" w14:paraId="177053DB" w14:textId="77777777">
          <w:pPr>
            <w:jc w:val="center"/>
            <w:rPr>
              <w:caps/>
              <w:sz w:val="12"/>
            </w:rPr>
          </w:pPr>
          <w:r>
            <w:rPr>
              <w:caps/>
              <w:sz w:val="12"/>
            </w:rPr>
            <w:t>author</w:t>
          </w:r>
        </w:p>
      </w:tc>
      <w:tc>
        <w:tcPr>
          <w:tcW w:w="2160" w:type="dxa"/>
          <w:gridSpan w:val="2"/>
          <w:tcBorders>
            <w:top w:val="single" w:color="auto" w:sz="6" w:space="0"/>
            <w:left w:val="single" w:color="auto" w:sz="6" w:space="0"/>
            <w:right w:val="single" w:color="auto" w:sz="6" w:space="0"/>
          </w:tcBorders>
        </w:tcPr>
        <w:p w:rsidR="00C16350" w:rsidP="002E3C0D" w:rsidRDefault="00C16350" w14:paraId="4B4DC942" w14:textId="77777777">
          <w:pPr>
            <w:jc w:val="center"/>
            <w:rPr>
              <w:caps/>
              <w:sz w:val="12"/>
            </w:rPr>
          </w:pPr>
          <w:r>
            <w:rPr>
              <w:caps/>
              <w:sz w:val="12"/>
            </w:rPr>
            <w:t>VAlidator</w:t>
          </w:r>
        </w:p>
      </w:tc>
      <w:tc>
        <w:tcPr>
          <w:tcW w:w="2611" w:type="dxa"/>
          <w:gridSpan w:val="2"/>
          <w:tcBorders>
            <w:top w:val="single" w:color="auto" w:sz="6" w:space="0"/>
            <w:left w:val="single" w:color="auto" w:sz="6" w:space="0"/>
            <w:right w:val="single" w:color="auto" w:sz="6" w:space="0"/>
          </w:tcBorders>
        </w:tcPr>
        <w:p w:rsidR="00C16350" w:rsidP="002E3C0D" w:rsidRDefault="00C16350" w14:paraId="022EB482" w14:textId="77777777">
          <w:pPr>
            <w:jc w:val="center"/>
            <w:rPr>
              <w:caps/>
              <w:sz w:val="12"/>
            </w:rPr>
          </w:pPr>
          <w:r>
            <w:rPr>
              <w:caps/>
              <w:sz w:val="12"/>
            </w:rPr>
            <w:t>Master File Location</w:t>
          </w:r>
        </w:p>
      </w:tc>
    </w:tr>
    <w:tr w:rsidRPr="007B2AA6" w:rsidR="00DE43F8" w:rsidTr="002E3C0D" w14:paraId="4994E998" w14:textId="77777777">
      <w:trPr>
        <w:trHeight w:val="300"/>
        <w:jc w:val="center"/>
      </w:trPr>
      <w:tc>
        <w:tcPr>
          <w:tcW w:w="1458" w:type="dxa"/>
          <w:tcBorders>
            <w:left w:val="single" w:color="auto" w:sz="6" w:space="0"/>
            <w:bottom w:val="single" w:color="auto" w:sz="6" w:space="0"/>
            <w:right w:val="single" w:color="auto" w:sz="6" w:space="0"/>
          </w:tcBorders>
        </w:tcPr>
        <w:p w:rsidR="003C68AA" w:rsidP="00DE43F8" w:rsidRDefault="003C68AA" w14:paraId="17B05ECF" w14:textId="77777777">
          <w:pPr>
            <w:jc w:val="center"/>
            <w:rPr>
              <w:rFonts w:ascii="Arial" w:hAnsi="Arial" w:cs="Arial"/>
              <w:sz w:val="18"/>
              <w:szCs w:val="18"/>
            </w:rPr>
          </w:pPr>
        </w:p>
        <w:p w:rsidRPr="007B2AA6" w:rsidR="00DE43F8" w:rsidP="00DE43F8" w:rsidRDefault="00DE43F8" w14:paraId="3AC5CEDC" w14:textId="4F374DCC">
          <w:pPr>
            <w:jc w:val="center"/>
            <w:rPr>
              <w:rFonts w:ascii="Arial" w:hAnsi="Arial" w:cs="Arial"/>
              <w:sz w:val="18"/>
              <w:szCs w:val="18"/>
            </w:rPr>
          </w:pPr>
          <w:r>
            <w:rPr>
              <w:rFonts w:ascii="Arial" w:hAnsi="Arial" w:cs="Arial"/>
              <w:sz w:val="18"/>
              <w:szCs w:val="18"/>
            </w:rPr>
            <w:t>NZ</w:t>
          </w:r>
        </w:p>
      </w:tc>
      <w:tc>
        <w:tcPr>
          <w:tcW w:w="1890" w:type="dxa"/>
          <w:gridSpan w:val="2"/>
          <w:tcBorders>
            <w:left w:val="single" w:color="auto" w:sz="6" w:space="0"/>
            <w:bottom w:val="single" w:color="auto" w:sz="6" w:space="0"/>
            <w:right w:val="single" w:color="auto" w:sz="6" w:space="0"/>
          </w:tcBorders>
        </w:tcPr>
        <w:p w:rsidR="003C68AA" w:rsidP="00DE43F8" w:rsidRDefault="003C68AA" w14:paraId="7E52F2BE" w14:textId="77777777">
          <w:pPr>
            <w:jc w:val="center"/>
            <w:rPr>
              <w:rFonts w:ascii="Arial" w:hAnsi="Arial" w:cs="Arial"/>
              <w:sz w:val="18"/>
              <w:szCs w:val="18"/>
            </w:rPr>
          </w:pPr>
        </w:p>
        <w:p w:rsidRPr="007B2AA6" w:rsidR="00DE43F8" w:rsidP="00DE43F8" w:rsidRDefault="00DE43F8" w14:paraId="519D91F5" w14:textId="517E88CD">
          <w:pPr>
            <w:jc w:val="center"/>
            <w:rPr>
              <w:rFonts w:ascii="Arial" w:hAnsi="Arial" w:cs="Arial"/>
              <w:sz w:val="18"/>
              <w:szCs w:val="18"/>
            </w:rPr>
          </w:pPr>
          <w:r>
            <w:rPr>
              <w:rFonts w:ascii="Arial" w:hAnsi="Arial" w:cs="Arial"/>
              <w:sz w:val="18"/>
              <w:szCs w:val="18"/>
            </w:rPr>
            <w:t>10/12/2022</w:t>
          </w:r>
        </w:p>
      </w:tc>
      <w:tc>
        <w:tcPr>
          <w:tcW w:w="2160" w:type="dxa"/>
          <w:gridSpan w:val="2"/>
          <w:tcBorders>
            <w:left w:val="single" w:color="auto" w:sz="6" w:space="0"/>
            <w:bottom w:val="single" w:color="auto" w:sz="6" w:space="0"/>
            <w:right w:val="single" w:color="auto" w:sz="6" w:space="0"/>
          </w:tcBorders>
        </w:tcPr>
        <w:p w:rsidR="003C68AA" w:rsidP="00DE43F8" w:rsidRDefault="003C68AA" w14:paraId="605C56E5" w14:textId="77777777">
          <w:pPr>
            <w:jc w:val="center"/>
            <w:rPr>
              <w:rFonts w:ascii="Arial" w:hAnsi="Arial" w:cs="Arial"/>
              <w:sz w:val="18"/>
              <w:szCs w:val="18"/>
            </w:rPr>
          </w:pPr>
        </w:p>
        <w:p w:rsidRPr="007B2AA6" w:rsidR="00DE43F8" w:rsidP="00DE43F8" w:rsidRDefault="00DE43F8" w14:paraId="24F53B26" w14:textId="7A7E7506">
          <w:pPr>
            <w:jc w:val="center"/>
            <w:rPr>
              <w:rFonts w:ascii="Arial" w:hAnsi="Arial" w:cs="Arial"/>
              <w:sz w:val="18"/>
              <w:szCs w:val="18"/>
            </w:rPr>
          </w:pPr>
          <w:r>
            <w:rPr>
              <w:rFonts w:ascii="Arial" w:hAnsi="Arial" w:cs="Arial"/>
              <w:sz w:val="18"/>
              <w:szCs w:val="18"/>
            </w:rPr>
            <w:t>Stephen McLeod</w:t>
          </w:r>
        </w:p>
      </w:tc>
      <w:tc>
        <w:tcPr>
          <w:tcW w:w="2160" w:type="dxa"/>
          <w:gridSpan w:val="2"/>
          <w:tcBorders>
            <w:left w:val="single" w:color="auto" w:sz="6" w:space="0"/>
            <w:bottom w:val="single" w:color="auto" w:sz="6" w:space="0"/>
            <w:right w:val="single" w:color="auto" w:sz="6" w:space="0"/>
          </w:tcBorders>
        </w:tcPr>
        <w:p w:rsidR="003C68AA" w:rsidP="00DE43F8" w:rsidRDefault="003C68AA" w14:paraId="20B27D52" w14:textId="77777777">
          <w:pPr>
            <w:jc w:val="center"/>
            <w:rPr>
              <w:rFonts w:ascii="Arial" w:hAnsi="Arial" w:cs="Arial"/>
              <w:sz w:val="18"/>
              <w:szCs w:val="18"/>
            </w:rPr>
          </w:pPr>
        </w:p>
        <w:p w:rsidRPr="007B2AA6" w:rsidR="00DE43F8" w:rsidP="00DE43F8" w:rsidRDefault="00DE43F8" w14:paraId="6EEADDCB" w14:textId="2A01C36A">
          <w:pPr>
            <w:jc w:val="center"/>
            <w:rPr>
              <w:rFonts w:ascii="Arial" w:hAnsi="Arial" w:cs="Arial"/>
              <w:sz w:val="18"/>
              <w:szCs w:val="18"/>
            </w:rPr>
          </w:pPr>
          <w:r>
            <w:rPr>
              <w:rFonts w:ascii="Arial" w:hAnsi="Arial" w:cs="Arial"/>
              <w:sz w:val="18"/>
              <w:szCs w:val="18"/>
            </w:rPr>
            <w:t>Jessie Stowe</w:t>
          </w:r>
        </w:p>
      </w:tc>
      <w:tc>
        <w:tcPr>
          <w:tcW w:w="2611" w:type="dxa"/>
          <w:gridSpan w:val="2"/>
          <w:tcBorders>
            <w:left w:val="single" w:color="auto" w:sz="6" w:space="0"/>
            <w:bottom w:val="single" w:color="auto" w:sz="6" w:space="0"/>
            <w:right w:val="single" w:color="auto" w:sz="6" w:space="0"/>
          </w:tcBorders>
        </w:tcPr>
        <w:p w:rsidR="003C68AA" w:rsidP="003C68AA" w:rsidRDefault="003C68AA" w14:paraId="1BC63940" w14:textId="77777777">
          <w:pPr>
            <w:jc w:val="center"/>
            <w:rPr>
              <w:rFonts w:ascii="Arial" w:hAnsi="Arial" w:cs="Arial"/>
              <w:sz w:val="16"/>
            </w:rPr>
          </w:pPr>
          <w:r>
            <w:rPr>
              <w:rFonts w:ascii="Arial" w:hAnsi="Arial" w:cs="Arial"/>
              <w:sz w:val="16"/>
            </w:rPr>
            <w:t>SharePoint</w:t>
          </w:r>
        </w:p>
        <w:p w:rsidR="003C68AA" w:rsidP="003C68AA" w:rsidRDefault="003C68AA" w14:paraId="1E8F093E" w14:textId="77777777">
          <w:pPr>
            <w:jc w:val="center"/>
            <w:rPr>
              <w:rFonts w:ascii="Arial" w:hAnsi="Arial" w:cs="Arial"/>
              <w:sz w:val="16"/>
            </w:rPr>
          </w:pPr>
          <w:r>
            <w:rPr>
              <w:rFonts w:ascii="Arial" w:hAnsi="Arial" w:cs="Arial"/>
              <w:sz w:val="16"/>
            </w:rPr>
            <w:t xml:space="preserve"> US2 Digital Platform &gt; 02-Maintenance &gt; Post Safety Dossier and Reflex Action Sheets</w:t>
          </w:r>
        </w:p>
        <w:p w:rsidRPr="007B2AA6" w:rsidR="00DE43F8" w:rsidP="00DE43F8" w:rsidRDefault="00DE43F8" w14:paraId="434BAF67" w14:textId="35D732D7">
          <w:pPr>
            <w:jc w:val="center"/>
            <w:rPr>
              <w:rFonts w:ascii="Arial" w:hAnsi="Arial" w:cs="Arial"/>
              <w:sz w:val="16"/>
            </w:rPr>
          </w:pPr>
        </w:p>
      </w:tc>
    </w:tr>
  </w:tbl>
  <w:p w:rsidRPr="00FC436F" w:rsidR="00C16350" w:rsidP="00FC436F" w:rsidRDefault="00C16350" w14:paraId="70D24AA0"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35034" w:rsidR="00C16350" w:rsidP="00935034" w:rsidRDefault="00C16350" w14:paraId="7F9EDD0E"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6350" w:rsidRDefault="00C16350" w14:paraId="0A29457F"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79" w:type="dxa"/>
      <w:jc w:val="center"/>
      <w:tblLayout w:type="fixed"/>
      <w:tblLook w:val="0000" w:firstRow="0" w:lastRow="0" w:firstColumn="0" w:lastColumn="0" w:noHBand="0" w:noVBand="0"/>
    </w:tblPr>
    <w:tblGrid>
      <w:gridCol w:w="1458"/>
      <w:gridCol w:w="630"/>
      <w:gridCol w:w="1260"/>
      <w:gridCol w:w="1980"/>
      <w:gridCol w:w="180"/>
      <w:gridCol w:w="1620"/>
      <w:gridCol w:w="540"/>
      <w:gridCol w:w="1170"/>
      <w:gridCol w:w="1441"/>
    </w:tblGrid>
    <w:tr w:rsidR="003C68AA" w:rsidTr="00EA11C9" w14:paraId="7112A62A" w14:textId="77777777">
      <w:trPr>
        <w:trHeight w:val="432"/>
        <w:jc w:val="center"/>
      </w:trPr>
      <w:tc>
        <w:tcPr>
          <w:tcW w:w="2088" w:type="dxa"/>
          <w:gridSpan w:val="2"/>
          <w:tcBorders>
            <w:top w:val="single" w:color="auto" w:sz="6" w:space="0"/>
            <w:left w:val="single" w:color="auto" w:sz="6" w:space="0"/>
            <w:right w:val="single" w:color="auto" w:sz="4" w:space="0"/>
          </w:tcBorders>
        </w:tcPr>
        <w:p w:rsidRPr="00B37BBC" w:rsidR="003C68AA" w:rsidP="003C68AA" w:rsidRDefault="003C68AA" w14:paraId="7E63F359" w14:textId="77777777">
          <w:pPr>
            <w:jc w:val="center"/>
            <w:rPr>
              <w:sz w:val="16"/>
              <w:szCs w:val="16"/>
            </w:rPr>
          </w:pPr>
          <w:r w:rsidRPr="00B37BBC">
            <w:rPr>
              <w:sz w:val="16"/>
              <w:szCs w:val="16"/>
            </w:rPr>
            <w:t>Entity</w:t>
          </w:r>
        </w:p>
      </w:tc>
      <w:tc>
        <w:tcPr>
          <w:tcW w:w="3240" w:type="dxa"/>
          <w:gridSpan w:val="2"/>
          <w:tcBorders>
            <w:top w:val="single" w:color="auto" w:sz="6" w:space="0"/>
            <w:left w:val="single" w:color="auto" w:sz="4" w:space="0"/>
            <w:right w:val="single" w:color="auto" w:sz="4" w:space="0"/>
          </w:tcBorders>
        </w:tcPr>
        <w:p w:rsidRPr="00FD4DD3" w:rsidR="003C68AA" w:rsidP="003C68AA" w:rsidRDefault="003C68AA" w14:paraId="5B7B9C42" w14:textId="77777777">
          <w:pPr>
            <w:jc w:val="center"/>
            <w:rPr>
              <w:sz w:val="18"/>
              <w:szCs w:val="18"/>
            </w:rPr>
          </w:pPr>
          <w:r w:rsidRPr="00FD4DD3">
            <w:rPr>
              <w:sz w:val="18"/>
              <w:szCs w:val="18"/>
            </w:rPr>
            <w:t>DOCUMENT CONTROL NUMBER</w:t>
          </w:r>
        </w:p>
        <w:p w:rsidRPr="00FD4DD3" w:rsidR="003C68AA" w:rsidP="003C68AA" w:rsidRDefault="003C68AA" w14:paraId="302684CB" w14:textId="77777777">
          <w:pPr>
            <w:jc w:val="center"/>
            <w:rPr>
              <w:b/>
              <w:sz w:val="18"/>
              <w:szCs w:val="18"/>
            </w:rPr>
          </w:pPr>
          <w:r>
            <w:rPr>
              <w:b/>
              <w:sz w:val="18"/>
              <w:szCs w:val="18"/>
            </w:rPr>
            <w:t>US2</w:t>
          </w:r>
          <w:r w:rsidRPr="00FD4DD3">
            <w:rPr>
              <w:b/>
              <w:sz w:val="18"/>
              <w:szCs w:val="18"/>
            </w:rPr>
            <w:t>N-CENTRALSHOP</w:t>
          </w:r>
          <w:r>
            <w:rPr>
              <w:b/>
              <w:sz w:val="18"/>
              <w:szCs w:val="18"/>
            </w:rPr>
            <w:t>S</w:t>
          </w:r>
          <w:r w:rsidRPr="00FD4DD3">
            <w:rPr>
              <w:b/>
              <w:sz w:val="18"/>
              <w:szCs w:val="18"/>
            </w:rPr>
            <w:t>PSD</w:t>
          </w:r>
        </w:p>
      </w:tc>
      <w:tc>
        <w:tcPr>
          <w:tcW w:w="1800" w:type="dxa"/>
          <w:gridSpan w:val="2"/>
          <w:tcBorders>
            <w:top w:val="single" w:color="auto" w:sz="4" w:space="0"/>
            <w:left w:val="single" w:color="auto" w:sz="4" w:space="0"/>
            <w:right w:val="single" w:color="auto" w:sz="4" w:space="0"/>
          </w:tcBorders>
        </w:tcPr>
        <w:p w:rsidR="003C68AA" w:rsidP="003C68AA" w:rsidRDefault="003C68AA" w14:paraId="50C11A0A" w14:textId="77777777">
          <w:pPr>
            <w:jc w:val="center"/>
            <w:rPr>
              <w:caps/>
              <w:sz w:val="12"/>
            </w:rPr>
          </w:pPr>
          <w:r>
            <w:rPr>
              <w:caps/>
              <w:sz w:val="12"/>
            </w:rPr>
            <w:t>confidentiality code</w:t>
          </w:r>
        </w:p>
      </w:tc>
      <w:tc>
        <w:tcPr>
          <w:tcW w:w="1710" w:type="dxa"/>
          <w:gridSpan w:val="2"/>
          <w:tcBorders>
            <w:top w:val="single" w:color="auto" w:sz="4" w:space="0"/>
            <w:left w:val="single" w:color="auto" w:sz="4" w:space="0"/>
            <w:right w:val="single" w:color="auto" w:sz="4" w:space="0"/>
          </w:tcBorders>
        </w:tcPr>
        <w:p w:rsidR="003C68AA" w:rsidP="003C68AA" w:rsidRDefault="003C68AA" w14:paraId="1B10D79D" w14:textId="77777777">
          <w:pPr>
            <w:jc w:val="center"/>
            <w:rPr>
              <w:caps/>
              <w:sz w:val="12"/>
            </w:rPr>
          </w:pPr>
          <w:r>
            <w:rPr>
              <w:caps/>
              <w:sz w:val="12"/>
            </w:rPr>
            <w:t>Record Retention Category</w:t>
          </w:r>
        </w:p>
      </w:tc>
      <w:tc>
        <w:tcPr>
          <w:tcW w:w="1441" w:type="dxa"/>
          <w:tcBorders>
            <w:top w:val="single" w:color="auto" w:sz="6" w:space="0"/>
            <w:left w:val="single" w:color="auto" w:sz="4" w:space="0"/>
            <w:right w:val="single" w:color="auto" w:sz="6" w:space="0"/>
          </w:tcBorders>
        </w:tcPr>
        <w:p w:rsidR="003C68AA" w:rsidP="003C68AA" w:rsidRDefault="003C68AA" w14:paraId="702C5DAD" w14:textId="77777777">
          <w:pPr>
            <w:jc w:val="center"/>
          </w:pPr>
          <w:r>
            <w:rPr>
              <w:sz w:val="12"/>
            </w:rPr>
            <w:t>PAGE</w:t>
          </w:r>
        </w:p>
      </w:tc>
    </w:tr>
    <w:tr w:rsidRPr="007B2AA6" w:rsidR="003C68AA" w:rsidTr="00EA11C9" w14:paraId="4076A953" w14:textId="77777777">
      <w:trPr>
        <w:jc w:val="center"/>
      </w:trPr>
      <w:tc>
        <w:tcPr>
          <w:tcW w:w="2088" w:type="dxa"/>
          <w:gridSpan w:val="2"/>
          <w:tcBorders>
            <w:left w:val="single" w:color="auto" w:sz="6" w:space="0"/>
            <w:bottom w:val="single" w:color="auto" w:sz="6" w:space="0"/>
            <w:right w:val="single" w:color="auto" w:sz="4" w:space="0"/>
          </w:tcBorders>
        </w:tcPr>
        <w:p w:rsidRPr="00B37BBC" w:rsidR="003C68AA" w:rsidP="003C68AA" w:rsidRDefault="003C68AA" w14:paraId="737D7DE2" w14:textId="77777777">
          <w:pPr>
            <w:rPr>
              <w:rFonts w:ascii="Arial" w:hAnsi="Arial" w:cs="Arial"/>
              <w:b/>
              <w:sz w:val="20"/>
            </w:rPr>
          </w:pPr>
          <w:r w:rsidRPr="00B37BBC">
            <w:rPr>
              <w:rFonts w:ascii="Arial" w:hAnsi="Arial" w:cs="Arial"/>
              <w:b/>
              <w:sz w:val="20"/>
            </w:rPr>
            <w:t>MICHELIN –US2</w:t>
          </w:r>
        </w:p>
      </w:tc>
      <w:tc>
        <w:tcPr>
          <w:tcW w:w="3240" w:type="dxa"/>
          <w:gridSpan w:val="2"/>
          <w:tcBorders>
            <w:left w:val="single" w:color="auto" w:sz="4" w:space="0"/>
            <w:bottom w:val="single" w:color="auto" w:sz="6" w:space="0"/>
            <w:right w:val="single" w:color="auto" w:sz="4" w:space="0"/>
          </w:tcBorders>
        </w:tcPr>
        <w:p w:rsidRPr="003263B2" w:rsidR="003C68AA" w:rsidP="003C68AA" w:rsidRDefault="003C68AA" w14:paraId="30534535" w14:textId="77777777">
          <w:pPr>
            <w:jc w:val="center"/>
            <w:rPr>
              <w:rFonts w:ascii="Arial" w:hAnsi="Arial" w:cs="Arial"/>
              <w:b/>
              <w:sz w:val="22"/>
              <w:szCs w:val="22"/>
            </w:rPr>
          </w:pPr>
        </w:p>
      </w:tc>
      <w:tc>
        <w:tcPr>
          <w:tcW w:w="1800" w:type="dxa"/>
          <w:gridSpan w:val="2"/>
          <w:tcBorders>
            <w:left w:val="single" w:color="auto" w:sz="4" w:space="0"/>
            <w:bottom w:val="single" w:color="auto" w:sz="4" w:space="0"/>
            <w:right w:val="single" w:color="auto" w:sz="4" w:space="0"/>
          </w:tcBorders>
        </w:tcPr>
        <w:p w:rsidRPr="007B2AA6" w:rsidR="003C68AA" w:rsidP="003C68AA" w:rsidRDefault="003C68AA" w14:paraId="0592D0B5" w14:textId="77777777">
          <w:pPr>
            <w:jc w:val="center"/>
            <w:rPr>
              <w:rFonts w:ascii="Arial" w:hAnsi="Arial" w:cs="Arial"/>
              <w:sz w:val="20"/>
            </w:rPr>
          </w:pPr>
          <w:r>
            <w:rPr>
              <w:rFonts w:ascii="Arial" w:hAnsi="Arial" w:cs="Arial"/>
              <w:sz w:val="20"/>
            </w:rPr>
            <w:t>D3</w:t>
          </w:r>
        </w:p>
      </w:tc>
      <w:tc>
        <w:tcPr>
          <w:tcW w:w="1710" w:type="dxa"/>
          <w:gridSpan w:val="2"/>
          <w:tcBorders>
            <w:left w:val="single" w:color="auto" w:sz="4" w:space="0"/>
            <w:bottom w:val="single" w:color="auto" w:sz="4" w:space="0"/>
            <w:right w:val="single" w:color="auto" w:sz="4" w:space="0"/>
          </w:tcBorders>
        </w:tcPr>
        <w:p w:rsidRPr="007B2AA6" w:rsidR="003C68AA" w:rsidP="003C68AA" w:rsidRDefault="003C68AA" w14:paraId="6C5D6A0C" w14:textId="77777777">
          <w:pPr>
            <w:jc w:val="center"/>
            <w:rPr>
              <w:rFonts w:ascii="Arial" w:hAnsi="Arial" w:cs="Arial"/>
              <w:sz w:val="20"/>
            </w:rPr>
          </w:pPr>
          <w:r>
            <w:rPr>
              <w:rFonts w:ascii="Arial" w:hAnsi="Arial" w:cs="Arial"/>
              <w:sz w:val="20"/>
            </w:rPr>
            <w:t>RA</w:t>
          </w:r>
        </w:p>
      </w:tc>
      <w:tc>
        <w:tcPr>
          <w:tcW w:w="1441" w:type="dxa"/>
          <w:tcBorders>
            <w:left w:val="single" w:color="auto" w:sz="4" w:space="0"/>
            <w:bottom w:val="single" w:color="auto" w:sz="6" w:space="0"/>
            <w:right w:val="single" w:color="auto" w:sz="6" w:space="0"/>
          </w:tcBorders>
        </w:tcPr>
        <w:p w:rsidRPr="007B2AA6" w:rsidR="003C68AA" w:rsidP="003C68AA" w:rsidRDefault="003C68AA" w14:paraId="56BA3456" w14:textId="77777777">
          <w:pPr>
            <w:jc w:val="center"/>
            <w:rPr>
              <w:rFonts w:ascii="Arial" w:hAnsi="Arial" w:cs="Arial"/>
              <w:b/>
              <w:sz w:val="20"/>
            </w:rPr>
          </w:pPr>
          <w:r>
            <w:rPr>
              <w:rStyle w:val="PageNumber"/>
            </w:rPr>
            <w:fldChar w:fldCharType="begin"/>
          </w:r>
          <w:r>
            <w:rPr>
              <w:rStyle w:val="PageNumber"/>
            </w:rPr>
            <w:instrText xml:space="preserve"> PAGE  \* Arabic  \* MERGEFORMAT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 MERGEFORMAT </w:instrText>
          </w:r>
          <w:r>
            <w:rPr>
              <w:rStyle w:val="PageNumber"/>
            </w:rPr>
            <w:fldChar w:fldCharType="separate"/>
          </w:r>
          <w:r>
            <w:rPr>
              <w:rStyle w:val="PageNumber"/>
              <w:noProof/>
            </w:rPr>
            <w:t>38</w:t>
          </w:r>
          <w:r>
            <w:rPr>
              <w:rStyle w:val="PageNumber"/>
            </w:rPr>
            <w:fldChar w:fldCharType="end"/>
          </w:r>
        </w:p>
      </w:tc>
    </w:tr>
    <w:tr w:rsidR="003C68AA" w:rsidTr="00EA11C9" w14:paraId="71703F50" w14:textId="777777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7668" w:type="dxa"/>
          <w:gridSpan w:val="7"/>
          <w:tcBorders>
            <w:bottom w:val="nil"/>
          </w:tcBorders>
        </w:tcPr>
        <w:p w:rsidR="003C68AA" w:rsidP="003C68AA" w:rsidRDefault="003C68AA" w14:paraId="234AA614" w14:textId="77777777">
          <w:pPr>
            <w:tabs>
              <w:tab w:val="right" w:pos="7335"/>
              <w:tab w:val="right" w:pos="9576"/>
            </w:tabs>
            <w:jc w:val="center"/>
            <w:rPr>
              <w:sz w:val="12"/>
            </w:rPr>
          </w:pPr>
          <w:r>
            <w:rPr>
              <w:sz w:val="12"/>
            </w:rPr>
            <w:t>DOCUMENT TITLE</w:t>
          </w:r>
        </w:p>
      </w:tc>
      <w:tc>
        <w:tcPr>
          <w:tcW w:w="2611" w:type="dxa"/>
          <w:gridSpan w:val="2"/>
          <w:tcBorders>
            <w:bottom w:val="nil"/>
          </w:tcBorders>
        </w:tcPr>
        <w:p w:rsidR="003C68AA" w:rsidP="003C68AA" w:rsidRDefault="003C68AA" w14:paraId="01D20757" w14:textId="77777777">
          <w:pPr>
            <w:tabs>
              <w:tab w:val="right" w:pos="7335"/>
              <w:tab w:val="right" w:pos="9576"/>
            </w:tabs>
            <w:jc w:val="center"/>
            <w:rPr>
              <w:sz w:val="12"/>
            </w:rPr>
          </w:pPr>
          <w:r>
            <w:rPr>
              <w:sz w:val="12"/>
            </w:rPr>
            <w:t>CHORUS CODE</w:t>
          </w:r>
        </w:p>
      </w:tc>
    </w:tr>
    <w:tr w:rsidRPr="007B2AA6" w:rsidR="003C68AA" w:rsidTr="00EA11C9" w14:paraId="2C8FDCA9" w14:textId="777777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300"/>
        <w:jc w:val="center"/>
      </w:trPr>
      <w:tc>
        <w:tcPr>
          <w:tcW w:w="7668" w:type="dxa"/>
          <w:gridSpan w:val="7"/>
          <w:tcBorders>
            <w:top w:val="nil"/>
          </w:tcBorders>
        </w:tcPr>
        <w:p w:rsidRPr="007B2AA6" w:rsidR="003C68AA" w:rsidP="003C68AA" w:rsidRDefault="003C68AA" w14:paraId="7A39CE6E" w14:textId="77777777">
          <w:pPr>
            <w:jc w:val="center"/>
            <w:rPr>
              <w:rFonts w:ascii="Arial" w:hAnsi="Arial" w:cs="Arial"/>
              <w:b/>
            </w:rPr>
          </w:pPr>
          <w:r>
            <w:rPr>
              <w:rFonts w:ascii="Arial" w:hAnsi="Arial" w:cs="Arial"/>
              <w:b/>
            </w:rPr>
            <w:t>US2 N-Central Shops PSD</w:t>
          </w:r>
        </w:p>
      </w:tc>
      <w:tc>
        <w:tcPr>
          <w:tcW w:w="2611" w:type="dxa"/>
          <w:gridSpan w:val="2"/>
          <w:tcBorders>
            <w:top w:val="nil"/>
          </w:tcBorders>
        </w:tcPr>
        <w:p w:rsidRPr="007B2AA6" w:rsidR="003C68AA" w:rsidP="003C68AA" w:rsidRDefault="003C68AA" w14:paraId="16B15829" w14:textId="77777777">
          <w:pPr>
            <w:jc w:val="center"/>
            <w:rPr>
              <w:rFonts w:ascii="Arial" w:hAnsi="Arial" w:cs="Arial"/>
              <w:b/>
            </w:rPr>
          </w:pPr>
        </w:p>
      </w:tc>
    </w:tr>
    <w:tr w:rsidR="003C68AA" w:rsidTr="00EA11C9" w14:paraId="2DD1AADB" w14:textId="77777777">
      <w:trPr>
        <w:jc w:val="center"/>
      </w:trPr>
      <w:tc>
        <w:tcPr>
          <w:tcW w:w="1458" w:type="dxa"/>
          <w:tcBorders>
            <w:top w:val="single" w:color="auto" w:sz="6" w:space="0"/>
            <w:left w:val="single" w:color="auto" w:sz="6" w:space="0"/>
            <w:right w:val="single" w:color="auto" w:sz="6" w:space="0"/>
          </w:tcBorders>
        </w:tcPr>
        <w:p w:rsidR="003C68AA" w:rsidP="003C68AA" w:rsidRDefault="003C68AA" w14:paraId="261108FA" w14:textId="77777777">
          <w:pPr>
            <w:jc w:val="center"/>
            <w:rPr>
              <w:sz w:val="8"/>
            </w:rPr>
          </w:pPr>
          <w:r>
            <w:rPr>
              <w:sz w:val="12"/>
            </w:rPr>
            <w:t>ORIGINATING DEPT</w:t>
          </w:r>
        </w:p>
      </w:tc>
      <w:tc>
        <w:tcPr>
          <w:tcW w:w="1890" w:type="dxa"/>
          <w:gridSpan w:val="2"/>
          <w:tcBorders>
            <w:top w:val="single" w:color="auto" w:sz="6" w:space="0"/>
            <w:left w:val="single" w:color="auto" w:sz="6" w:space="0"/>
            <w:right w:val="single" w:color="auto" w:sz="6" w:space="0"/>
          </w:tcBorders>
        </w:tcPr>
        <w:p w:rsidR="003C68AA" w:rsidP="003C68AA" w:rsidRDefault="003C68AA" w14:paraId="76922088" w14:textId="77777777">
          <w:pPr>
            <w:jc w:val="center"/>
            <w:rPr>
              <w:caps/>
              <w:sz w:val="8"/>
            </w:rPr>
          </w:pPr>
          <w:r>
            <w:rPr>
              <w:sz w:val="12"/>
            </w:rPr>
            <w:t>ISSUE DATE</w:t>
          </w:r>
        </w:p>
      </w:tc>
      <w:tc>
        <w:tcPr>
          <w:tcW w:w="2160" w:type="dxa"/>
          <w:gridSpan w:val="2"/>
          <w:tcBorders>
            <w:top w:val="single" w:color="auto" w:sz="6" w:space="0"/>
            <w:left w:val="single" w:color="auto" w:sz="6" w:space="0"/>
            <w:right w:val="single" w:color="auto" w:sz="6" w:space="0"/>
          </w:tcBorders>
        </w:tcPr>
        <w:p w:rsidR="003C68AA" w:rsidP="003C68AA" w:rsidRDefault="003C68AA" w14:paraId="5EF6E6B5" w14:textId="77777777">
          <w:pPr>
            <w:jc w:val="center"/>
            <w:rPr>
              <w:caps/>
              <w:sz w:val="12"/>
            </w:rPr>
          </w:pPr>
          <w:r>
            <w:rPr>
              <w:caps/>
              <w:sz w:val="12"/>
            </w:rPr>
            <w:t>author</w:t>
          </w:r>
        </w:p>
      </w:tc>
      <w:tc>
        <w:tcPr>
          <w:tcW w:w="2160" w:type="dxa"/>
          <w:gridSpan w:val="2"/>
          <w:tcBorders>
            <w:top w:val="single" w:color="auto" w:sz="6" w:space="0"/>
            <w:left w:val="single" w:color="auto" w:sz="6" w:space="0"/>
            <w:right w:val="single" w:color="auto" w:sz="6" w:space="0"/>
          </w:tcBorders>
        </w:tcPr>
        <w:p w:rsidR="003C68AA" w:rsidP="003C68AA" w:rsidRDefault="003C68AA" w14:paraId="40FD9DC6" w14:textId="77777777">
          <w:pPr>
            <w:jc w:val="center"/>
            <w:rPr>
              <w:caps/>
              <w:sz w:val="12"/>
            </w:rPr>
          </w:pPr>
          <w:r>
            <w:rPr>
              <w:caps/>
              <w:sz w:val="12"/>
            </w:rPr>
            <w:t>VAlidator</w:t>
          </w:r>
        </w:p>
      </w:tc>
      <w:tc>
        <w:tcPr>
          <w:tcW w:w="2611" w:type="dxa"/>
          <w:gridSpan w:val="2"/>
          <w:tcBorders>
            <w:top w:val="single" w:color="auto" w:sz="6" w:space="0"/>
            <w:left w:val="single" w:color="auto" w:sz="6" w:space="0"/>
            <w:right w:val="single" w:color="auto" w:sz="6" w:space="0"/>
          </w:tcBorders>
        </w:tcPr>
        <w:p w:rsidR="003C68AA" w:rsidP="003C68AA" w:rsidRDefault="003C68AA" w14:paraId="5C9A7D9C" w14:textId="77777777">
          <w:pPr>
            <w:jc w:val="center"/>
            <w:rPr>
              <w:caps/>
              <w:sz w:val="12"/>
            </w:rPr>
          </w:pPr>
          <w:r>
            <w:rPr>
              <w:caps/>
              <w:sz w:val="12"/>
            </w:rPr>
            <w:t>Master File Location</w:t>
          </w:r>
        </w:p>
      </w:tc>
    </w:tr>
    <w:tr w:rsidRPr="007B2AA6" w:rsidR="003C68AA" w:rsidTr="00EA11C9" w14:paraId="44C5BDE3" w14:textId="77777777">
      <w:trPr>
        <w:trHeight w:val="300"/>
        <w:jc w:val="center"/>
      </w:trPr>
      <w:tc>
        <w:tcPr>
          <w:tcW w:w="1458" w:type="dxa"/>
          <w:tcBorders>
            <w:left w:val="single" w:color="auto" w:sz="6" w:space="0"/>
            <w:bottom w:val="single" w:color="auto" w:sz="6" w:space="0"/>
            <w:right w:val="single" w:color="auto" w:sz="6" w:space="0"/>
          </w:tcBorders>
        </w:tcPr>
        <w:p w:rsidR="003C68AA" w:rsidP="003C68AA" w:rsidRDefault="003C68AA" w14:paraId="5F945D96" w14:textId="77777777">
          <w:pPr>
            <w:jc w:val="center"/>
            <w:rPr>
              <w:rFonts w:ascii="Arial" w:hAnsi="Arial" w:cs="Arial"/>
              <w:sz w:val="18"/>
              <w:szCs w:val="18"/>
            </w:rPr>
          </w:pPr>
        </w:p>
        <w:p w:rsidRPr="007B2AA6" w:rsidR="003C68AA" w:rsidP="003C68AA" w:rsidRDefault="003C68AA" w14:paraId="59D72F03" w14:textId="77777777">
          <w:pPr>
            <w:jc w:val="center"/>
            <w:rPr>
              <w:rFonts w:ascii="Arial" w:hAnsi="Arial" w:cs="Arial"/>
              <w:sz w:val="18"/>
              <w:szCs w:val="18"/>
            </w:rPr>
          </w:pPr>
          <w:r>
            <w:rPr>
              <w:rFonts w:ascii="Arial" w:hAnsi="Arial" w:cs="Arial"/>
              <w:sz w:val="18"/>
              <w:szCs w:val="18"/>
            </w:rPr>
            <w:t>NZ</w:t>
          </w:r>
        </w:p>
      </w:tc>
      <w:tc>
        <w:tcPr>
          <w:tcW w:w="1890" w:type="dxa"/>
          <w:gridSpan w:val="2"/>
          <w:tcBorders>
            <w:left w:val="single" w:color="auto" w:sz="6" w:space="0"/>
            <w:bottom w:val="single" w:color="auto" w:sz="6" w:space="0"/>
            <w:right w:val="single" w:color="auto" w:sz="6" w:space="0"/>
          </w:tcBorders>
        </w:tcPr>
        <w:p w:rsidR="003C68AA" w:rsidP="003C68AA" w:rsidRDefault="003C68AA" w14:paraId="2F337908" w14:textId="77777777">
          <w:pPr>
            <w:jc w:val="center"/>
            <w:rPr>
              <w:rFonts w:ascii="Arial" w:hAnsi="Arial" w:cs="Arial"/>
              <w:sz w:val="18"/>
              <w:szCs w:val="18"/>
            </w:rPr>
          </w:pPr>
        </w:p>
        <w:p w:rsidRPr="007B2AA6" w:rsidR="003C68AA" w:rsidP="003C68AA" w:rsidRDefault="003C68AA" w14:paraId="64B6F3CF" w14:textId="77777777">
          <w:pPr>
            <w:jc w:val="center"/>
            <w:rPr>
              <w:rFonts w:ascii="Arial" w:hAnsi="Arial" w:cs="Arial"/>
              <w:sz w:val="18"/>
              <w:szCs w:val="18"/>
            </w:rPr>
          </w:pPr>
          <w:r>
            <w:rPr>
              <w:rFonts w:ascii="Arial" w:hAnsi="Arial" w:cs="Arial"/>
              <w:sz w:val="18"/>
              <w:szCs w:val="18"/>
            </w:rPr>
            <w:t>10/12/2022</w:t>
          </w:r>
        </w:p>
      </w:tc>
      <w:tc>
        <w:tcPr>
          <w:tcW w:w="2160" w:type="dxa"/>
          <w:gridSpan w:val="2"/>
          <w:tcBorders>
            <w:left w:val="single" w:color="auto" w:sz="6" w:space="0"/>
            <w:bottom w:val="single" w:color="auto" w:sz="6" w:space="0"/>
            <w:right w:val="single" w:color="auto" w:sz="6" w:space="0"/>
          </w:tcBorders>
        </w:tcPr>
        <w:p w:rsidR="003C68AA" w:rsidP="003C68AA" w:rsidRDefault="003C68AA" w14:paraId="59B4261D" w14:textId="77777777">
          <w:pPr>
            <w:jc w:val="center"/>
            <w:rPr>
              <w:rFonts w:ascii="Arial" w:hAnsi="Arial" w:cs="Arial"/>
              <w:sz w:val="18"/>
              <w:szCs w:val="18"/>
            </w:rPr>
          </w:pPr>
        </w:p>
        <w:p w:rsidRPr="007B2AA6" w:rsidR="003C68AA" w:rsidP="003C68AA" w:rsidRDefault="003C68AA" w14:paraId="6F26FF2C" w14:textId="77777777">
          <w:pPr>
            <w:jc w:val="center"/>
            <w:rPr>
              <w:rFonts w:ascii="Arial" w:hAnsi="Arial" w:cs="Arial"/>
              <w:sz w:val="18"/>
              <w:szCs w:val="18"/>
            </w:rPr>
          </w:pPr>
          <w:r>
            <w:rPr>
              <w:rFonts w:ascii="Arial" w:hAnsi="Arial" w:cs="Arial"/>
              <w:sz w:val="18"/>
              <w:szCs w:val="18"/>
            </w:rPr>
            <w:t>Stephen McLeod</w:t>
          </w:r>
        </w:p>
      </w:tc>
      <w:tc>
        <w:tcPr>
          <w:tcW w:w="2160" w:type="dxa"/>
          <w:gridSpan w:val="2"/>
          <w:tcBorders>
            <w:left w:val="single" w:color="auto" w:sz="6" w:space="0"/>
            <w:bottom w:val="single" w:color="auto" w:sz="6" w:space="0"/>
            <w:right w:val="single" w:color="auto" w:sz="6" w:space="0"/>
          </w:tcBorders>
        </w:tcPr>
        <w:p w:rsidR="003C68AA" w:rsidP="003C68AA" w:rsidRDefault="003C68AA" w14:paraId="4618369E" w14:textId="77777777">
          <w:pPr>
            <w:jc w:val="center"/>
            <w:rPr>
              <w:rFonts w:ascii="Arial" w:hAnsi="Arial" w:cs="Arial"/>
              <w:sz w:val="18"/>
              <w:szCs w:val="18"/>
            </w:rPr>
          </w:pPr>
        </w:p>
        <w:p w:rsidRPr="007B2AA6" w:rsidR="003C68AA" w:rsidP="003C68AA" w:rsidRDefault="003C68AA" w14:paraId="29F41A26" w14:textId="77777777">
          <w:pPr>
            <w:jc w:val="center"/>
            <w:rPr>
              <w:rFonts w:ascii="Arial" w:hAnsi="Arial" w:cs="Arial"/>
              <w:sz w:val="18"/>
              <w:szCs w:val="18"/>
            </w:rPr>
          </w:pPr>
          <w:r>
            <w:rPr>
              <w:rFonts w:ascii="Arial" w:hAnsi="Arial" w:cs="Arial"/>
              <w:sz w:val="18"/>
              <w:szCs w:val="18"/>
            </w:rPr>
            <w:t>Jessie Stowe</w:t>
          </w:r>
        </w:p>
      </w:tc>
      <w:tc>
        <w:tcPr>
          <w:tcW w:w="2611" w:type="dxa"/>
          <w:gridSpan w:val="2"/>
          <w:tcBorders>
            <w:left w:val="single" w:color="auto" w:sz="6" w:space="0"/>
            <w:bottom w:val="single" w:color="auto" w:sz="6" w:space="0"/>
            <w:right w:val="single" w:color="auto" w:sz="6" w:space="0"/>
          </w:tcBorders>
        </w:tcPr>
        <w:p w:rsidR="003C68AA" w:rsidP="003C68AA" w:rsidRDefault="003C68AA" w14:paraId="149BF9FA" w14:textId="77777777">
          <w:pPr>
            <w:jc w:val="center"/>
            <w:rPr>
              <w:rFonts w:ascii="Arial" w:hAnsi="Arial" w:cs="Arial"/>
              <w:sz w:val="16"/>
            </w:rPr>
          </w:pPr>
          <w:r>
            <w:rPr>
              <w:rFonts w:ascii="Arial" w:hAnsi="Arial" w:cs="Arial"/>
              <w:sz w:val="16"/>
            </w:rPr>
            <w:t>SharePoint</w:t>
          </w:r>
        </w:p>
        <w:p w:rsidR="003C68AA" w:rsidP="003C68AA" w:rsidRDefault="003C68AA" w14:paraId="3ED19AF3" w14:textId="77777777">
          <w:pPr>
            <w:jc w:val="center"/>
            <w:rPr>
              <w:rFonts w:ascii="Arial" w:hAnsi="Arial" w:cs="Arial"/>
              <w:sz w:val="16"/>
            </w:rPr>
          </w:pPr>
          <w:r>
            <w:rPr>
              <w:rFonts w:ascii="Arial" w:hAnsi="Arial" w:cs="Arial"/>
              <w:sz w:val="16"/>
            </w:rPr>
            <w:t xml:space="preserve"> US2 Digital Platform &gt; 02-Maintenance &gt; Post Safety Dossier and Reflex Action Sheets</w:t>
          </w:r>
        </w:p>
        <w:p w:rsidRPr="007B2AA6" w:rsidR="003C68AA" w:rsidP="003C68AA" w:rsidRDefault="003C68AA" w14:paraId="0A323FC9" w14:textId="77777777">
          <w:pPr>
            <w:jc w:val="center"/>
            <w:rPr>
              <w:rFonts w:ascii="Arial" w:hAnsi="Arial" w:cs="Arial"/>
              <w:sz w:val="16"/>
            </w:rPr>
          </w:pPr>
        </w:p>
      </w:tc>
    </w:tr>
  </w:tbl>
  <w:p w:rsidR="00C16350" w:rsidRDefault="00C16350" w14:paraId="0A49758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44D"/>
    <w:multiLevelType w:val="hybridMultilevel"/>
    <w:tmpl w:val="3912B902"/>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4B950F1"/>
    <w:multiLevelType w:val="hybridMultilevel"/>
    <w:tmpl w:val="68D40466"/>
    <w:lvl w:ilvl="0" w:tplc="5246B328">
      <w:numFmt w:val="bullet"/>
      <w:lvlText w:val=""/>
      <w:lvlJc w:val="left"/>
      <w:pPr>
        <w:ind w:left="360" w:hanging="360"/>
      </w:pPr>
      <w:rPr>
        <w:rFonts w:hint="default" w:ascii="Wingdings" w:hAnsi="Wingdings" w:eastAsia="Calibri" w:cs="Times New Roman"/>
        <w:b/>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0DAD5DB6"/>
    <w:multiLevelType w:val="hybridMultilevel"/>
    <w:tmpl w:val="5418997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4BD4CD0"/>
    <w:multiLevelType w:val="hybridMultilevel"/>
    <w:tmpl w:val="37729062"/>
    <w:lvl w:ilvl="0" w:tplc="5246B328">
      <w:numFmt w:val="bullet"/>
      <w:lvlText w:val=""/>
      <w:lvlJc w:val="left"/>
      <w:pPr>
        <w:ind w:left="450" w:hanging="360"/>
      </w:pPr>
      <w:rPr>
        <w:rFonts w:hint="default" w:ascii="Wingdings" w:hAnsi="Wingdings" w:eastAsia="Calibri" w:cs="Times New Roman"/>
        <w:b/>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4" w15:restartNumberingAfterBreak="0">
    <w:nsid w:val="17695CF8"/>
    <w:multiLevelType w:val="hybridMultilevel"/>
    <w:tmpl w:val="20F0FEDC"/>
    <w:lvl w:ilvl="0" w:tplc="CC90416E">
      <w:start w:val="1"/>
      <w:numFmt w:val="upperLetter"/>
      <w:lvlText w:val="%1-"/>
      <w:lvlJc w:val="left"/>
      <w:pPr>
        <w:tabs>
          <w:tab w:val="num" w:pos="600"/>
        </w:tabs>
        <w:ind w:left="600" w:hanging="360"/>
      </w:pPr>
      <w:rPr>
        <w:rFonts w:hint="default"/>
        <w:b/>
        <w:sz w:val="44"/>
        <w:szCs w:val="44"/>
      </w:rPr>
    </w:lvl>
    <w:lvl w:ilvl="1" w:tplc="040C0019">
      <w:start w:val="1"/>
      <w:numFmt w:val="lowerLetter"/>
      <w:lvlText w:val="%2."/>
      <w:lvlJc w:val="left"/>
      <w:pPr>
        <w:tabs>
          <w:tab w:val="num" w:pos="960"/>
        </w:tabs>
        <w:ind w:left="960" w:hanging="360"/>
      </w:pPr>
    </w:lvl>
    <w:lvl w:ilvl="2" w:tplc="E990DB12">
      <w:start w:val="1"/>
      <w:numFmt w:val="decimal"/>
      <w:lvlText w:val="%3-"/>
      <w:lvlJc w:val="left"/>
      <w:pPr>
        <w:tabs>
          <w:tab w:val="num" w:pos="1860"/>
        </w:tabs>
        <w:ind w:left="1860" w:hanging="360"/>
      </w:pPr>
      <w:rPr>
        <w:rFonts w:hint="default"/>
        <w:b/>
      </w:rPr>
    </w:lvl>
    <w:lvl w:ilvl="3" w:tplc="040C000F" w:tentative="1">
      <w:start w:val="1"/>
      <w:numFmt w:val="decimal"/>
      <w:lvlText w:val="%4."/>
      <w:lvlJc w:val="left"/>
      <w:pPr>
        <w:tabs>
          <w:tab w:val="num" w:pos="2400"/>
        </w:tabs>
        <w:ind w:left="2400" w:hanging="360"/>
      </w:pPr>
    </w:lvl>
    <w:lvl w:ilvl="4" w:tplc="040C0019" w:tentative="1">
      <w:start w:val="1"/>
      <w:numFmt w:val="lowerLetter"/>
      <w:lvlText w:val="%5."/>
      <w:lvlJc w:val="left"/>
      <w:pPr>
        <w:tabs>
          <w:tab w:val="num" w:pos="3120"/>
        </w:tabs>
        <w:ind w:left="3120" w:hanging="360"/>
      </w:pPr>
    </w:lvl>
    <w:lvl w:ilvl="5" w:tplc="040C001B" w:tentative="1">
      <w:start w:val="1"/>
      <w:numFmt w:val="lowerRoman"/>
      <w:lvlText w:val="%6."/>
      <w:lvlJc w:val="right"/>
      <w:pPr>
        <w:tabs>
          <w:tab w:val="num" w:pos="3840"/>
        </w:tabs>
        <w:ind w:left="3840" w:hanging="180"/>
      </w:pPr>
    </w:lvl>
    <w:lvl w:ilvl="6" w:tplc="040C000F" w:tentative="1">
      <w:start w:val="1"/>
      <w:numFmt w:val="decimal"/>
      <w:lvlText w:val="%7."/>
      <w:lvlJc w:val="left"/>
      <w:pPr>
        <w:tabs>
          <w:tab w:val="num" w:pos="4560"/>
        </w:tabs>
        <w:ind w:left="4560" w:hanging="360"/>
      </w:pPr>
    </w:lvl>
    <w:lvl w:ilvl="7" w:tplc="040C0019" w:tentative="1">
      <w:start w:val="1"/>
      <w:numFmt w:val="lowerLetter"/>
      <w:lvlText w:val="%8."/>
      <w:lvlJc w:val="left"/>
      <w:pPr>
        <w:tabs>
          <w:tab w:val="num" w:pos="5280"/>
        </w:tabs>
        <w:ind w:left="5280" w:hanging="360"/>
      </w:pPr>
    </w:lvl>
    <w:lvl w:ilvl="8" w:tplc="040C001B" w:tentative="1">
      <w:start w:val="1"/>
      <w:numFmt w:val="lowerRoman"/>
      <w:lvlText w:val="%9."/>
      <w:lvlJc w:val="right"/>
      <w:pPr>
        <w:tabs>
          <w:tab w:val="num" w:pos="6000"/>
        </w:tabs>
        <w:ind w:left="6000" w:hanging="180"/>
      </w:pPr>
    </w:lvl>
  </w:abstractNum>
  <w:abstractNum w:abstractNumId="5" w15:restartNumberingAfterBreak="0">
    <w:nsid w:val="19F217BD"/>
    <w:multiLevelType w:val="hybridMultilevel"/>
    <w:tmpl w:val="EAA67D52"/>
    <w:lvl w:ilvl="0" w:tplc="5246B328">
      <w:numFmt w:val="bullet"/>
      <w:lvlText w:val=""/>
      <w:lvlJc w:val="left"/>
      <w:pPr>
        <w:ind w:left="720" w:hanging="360"/>
      </w:pPr>
      <w:rPr>
        <w:rFonts w:hint="default" w:ascii="Wingdings" w:hAnsi="Wingdings" w:eastAsia="Calibri" w:cs="Times New Roman"/>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C89593C"/>
    <w:multiLevelType w:val="hybridMultilevel"/>
    <w:tmpl w:val="FB5A2F6A"/>
    <w:lvl w:ilvl="0" w:tplc="83EEC352">
      <w:numFmt w:val="bullet"/>
      <w:lvlText w:val=""/>
      <w:lvlJc w:val="left"/>
      <w:pPr>
        <w:ind w:left="360" w:hanging="360"/>
      </w:pPr>
      <w:rPr>
        <w:rFonts w:hint="default" w:ascii="Wingdings" w:hAnsi="Wingdings" w:eastAsia="Calibri" w:cs="Times New Roman"/>
        <w:b/>
        <w:color w:val="auto"/>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7" w15:restartNumberingAfterBreak="0">
    <w:nsid w:val="1D34047A"/>
    <w:multiLevelType w:val="hybridMultilevel"/>
    <w:tmpl w:val="C422DFFE"/>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1DAA3292"/>
    <w:multiLevelType w:val="hybridMultilevel"/>
    <w:tmpl w:val="19B0E6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65A0717"/>
    <w:multiLevelType w:val="hybridMultilevel"/>
    <w:tmpl w:val="D5BE8B84"/>
    <w:lvl w:ilvl="0" w:tplc="04090003">
      <w:start w:val="1"/>
      <w:numFmt w:val="bullet"/>
      <w:lvlText w:val="o"/>
      <w:lvlJc w:val="left"/>
      <w:pPr>
        <w:ind w:left="1068" w:hanging="360"/>
      </w:pPr>
      <w:rPr>
        <w:rFonts w:hint="default" w:ascii="Courier New" w:hAnsi="Courier New" w:cs="Courier New"/>
      </w:rPr>
    </w:lvl>
    <w:lvl w:ilvl="1" w:tplc="04090003">
      <w:start w:val="1"/>
      <w:numFmt w:val="bullet"/>
      <w:lvlText w:val="o"/>
      <w:lvlJc w:val="left"/>
      <w:pPr>
        <w:ind w:left="1788" w:hanging="360"/>
      </w:pPr>
      <w:rPr>
        <w:rFonts w:hint="default" w:ascii="Courier New" w:hAnsi="Courier New" w:cs="Courier New"/>
      </w:rPr>
    </w:lvl>
    <w:lvl w:ilvl="2" w:tplc="04090005">
      <w:start w:val="1"/>
      <w:numFmt w:val="bullet"/>
      <w:lvlText w:val=""/>
      <w:lvlJc w:val="left"/>
      <w:pPr>
        <w:ind w:left="2508" w:hanging="360"/>
      </w:pPr>
      <w:rPr>
        <w:rFonts w:hint="default" w:ascii="Wingdings" w:hAnsi="Wingdings"/>
      </w:rPr>
    </w:lvl>
    <w:lvl w:ilvl="3" w:tplc="04090001">
      <w:start w:val="1"/>
      <w:numFmt w:val="bullet"/>
      <w:lvlText w:val=""/>
      <w:lvlJc w:val="left"/>
      <w:pPr>
        <w:ind w:left="3228" w:hanging="360"/>
      </w:pPr>
      <w:rPr>
        <w:rFonts w:hint="default" w:ascii="Symbol" w:hAnsi="Symbol"/>
      </w:rPr>
    </w:lvl>
    <w:lvl w:ilvl="4" w:tplc="04090003">
      <w:start w:val="1"/>
      <w:numFmt w:val="bullet"/>
      <w:lvlText w:val="o"/>
      <w:lvlJc w:val="left"/>
      <w:pPr>
        <w:ind w:left="3948" w:hanging="360"/>
      </w:pPr>
      <w:rPr>
        <w:rFonts w:hint="default" w:ascii="Courier New" w:hAnsi="Courier New" w:cs="Courier New"/>
      </w:rPr>
    </w:lvl>
    <w:lvl w:ilvl="5" w:tplc="04090005">
      <w:start w:val="1"/>
      <w:numFmt w:val="bullet"/>
      <w:lvlText w:val=""/>
      <w:lvlJc w:val="left"/>
      <w:pPr>
        <w:ind w:left="4668" w:hanging="360"/>
      </w:pPr>
      <w:rPr>
        <w:rFonts w:hint="default" w:ascii="Wingdings" w:hAnsi="Wingdings"/>
      </w:rPr>
    </w:lvl>
    <w:lvl w:ilvl="6" w:tplc="04090001">
      <w:start w:val="1"/>
      <w:numFmt w:val="bullet"/>
      <w:lvlText w:val=""/>
      <w:lvlJc w:val="left"/>
      <w:pPr>
        <w:ind w:left="5388" w:hanging="360"/>
      </w:pPr>
      <w:rPr>
        <w:rFonts w:hint="default" w:ascii="Symbol" w:hAnsi="Symbol"/>
      </w:rPr>
    </w:lvl>
    <w:lvl w:ilvl="7" w:tplc="04090003">
      <w:start w:val="1"/>
      <w:numFmt w:val="bullet"/>
      <w:lvlText w:val="o"/>
      <w:lvlJc w:val="left"/>
      <w:pPr>
        <w:ind w:left="6108" w:hanging="360"/>
      </w:pPr>
      <w:rPr>
        <w:rFonts w:hint="default" w:ascii="Courier New" w:hAnsi="Courier New" w:cs="Courier New"/>
      </w:rPr>
    </w:lvl>
    <w:lvl w:ilvl="8" w:tplc="04090005">
      <w:start w:val="1"/>
      <w:numFmt w:val="bullet"/>
      <w:lvlText w:val=""/>
      <w:lvlJc w:val="left"/>
      <w:pPr>
        <w:ind w:left="6828" w:hanging="360"/>
      </w:pPr>
      <w:rPr>
        <w:rFonts w:hint="default" w:ascii="Wingdings" w:hAnsi="Wingdings"/>
      </w:rPr>
    </w:lvl>
  </w:abstractNum>
  <w:abstractNum w:abstractNumId="10" w15:restartNumberingAfterBreak="0">
    <w:nsid w:val="2EB04C4E"/>
    <w:multiLevelType w:val="hybridMultilevel"/>
    <w:tmpl w:val="C1509E80"/>
    <w:lvl w:ilvl="0" w:tplc="5246B328">
      <w:numFmt w:val="bullet"/>
      <w:lvlText w:val=""/>
      <w:lvlJc w:val="left"/>
      <w:pPr>
        <w:ind w:left="720" w:hanging="360"/>
      </w:pPr>
      <w:rPr>
        <w:rFonts w:hint="default" w:ascii="Wingdings" w:hAnsi="Wingdings" w:eastAsia="Calibri" w:cs="Times New Roman"/>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E874CF"/>
    <w:multiLevelType w:val="hybridMultilevel"/>
    <w:tmpl w:val="AA6677A4"/>
    <w:lvl w:ilvl="0" w:tplc="3550ADDA">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start w:val="1"/>
      <w:numFmt w:val="bullet"/>
      <w:lvlText w:val=""/>
      <w:lvlJc w:val="left"/>
      <w:pPr>
        <w:tabs>
          <w:tab w:val="num" w:pos="2880"/>
        </w:tabs>
        <w:ind w:left="2880" w:hanging="360"/>
      </w:pPr>
      <w:rPr>
        <w:rFonts w:hint="default" w:ascii="Symbol" w:hAnsi="Symbol"/>
        <w:color w:val="auto"/>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31A21D1"/>
    <w:multiLevelType w:val="hybridMultilevel"/>
    <w:tmpl w:val="D07CC41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4DA5585"/>
    <w:multiLevelType w:val="hybridMultilevel"/>
    <w:tmpl w:val="CAAE01C0"/>
    <w:lvl w:ilvl="0" w:tplc="B7DAAFD4">
      <w:start w:val="1"/>
      <w:numFmt w:val="decimal"/>
      <w:lvlText w:val="%1-"/>
      <w:lvlJc w:val="left"/>
      <w:pPr>
        <w:tabs>
          <w:tab w:val="num" w:pos="1080"/>
        </w:tabs>
        <w:ind w:left="1080" w:hanging="360"/>
      </w:pPr>
      <w:rPr>
        <w:rFonts w:hint="default"/>
        <w:b/>
        <w:color w:val="auto"/>
      </w:rPr>
    </w:lvl>
    <w:lvl w:ilvl="1" w:tplc="040C0019">
      <w:start w:val="1"/>
      <w:numFmt w:val="lowerLetter"/>
      <w:lvlText w:val="%2."/>
      <w:lvlJc w:val="left"/>
      <w:pPr>
        <w:tabs>
          <w:tab w:val="num" w:pos="1200"/>
        </w:tabs>
        <w:ind w:left="1200" w:hanging="360"/>
      </w:pPr>
    </w:lvl>
    <w:lvl w:ilvl="2" w:tplc="6F72E6CE">
      <w:start w:val="1"/>
      <w:numFmt w:val="decimal"/>
      <w:lvlText w:val="%3"/>
      <w:lvlJc w:val="left"/>
      <w:pPr>
        <w:tabs>
          <w:tab w:val="num" w:pos="2100"/>
        </w:tabs>
        <w:ind w:left="2100" w:hanging="360"/>
      </w:pPr>
      <w:rPr>
        <w:rFonts w:hint="default"/>
        <w:b/>
      </w:rPr>
    </w:lvl>
    <w:lvl w:ilvl="3" w:tplc="040C000F" w:tentative="1">
      <w:start w:val="1"/>
      <w:numFmt w:val="decimal"/>
      <w:lvlText w:val="%4."/>
      <w:lvlJc w:val="left"/>
      <w:pPr>
        <w:tabs>
          <w:tab w:val="num" w:pos="2640"/>
        </w:tabs>
        <w:ind w:left="2640" w:hanging="360"/>
      </w:pPr>
    </w:lvl>
    <w:lvl w:ilvl="4" w:tplc="040C0019" w:tentative="1">
      <w:start w:val="1"/>
      <w:numFmt w:val="lowerLetter"/>
      <w:lvlText w:val="%5."/>
      <w:lvlJc w:val="left"/>
      <w:pPr>
        <w:tabs>
          <w:tab w:val="num" w:pos="3360"/>
        </w:tabs>
        <w:ind w:left="3360" w:hanging="360"/>
      </w:pPr>
    </w:lvl>
    <w:lvl w:ilvl="5" w:tplc="040C001B" w:tentative="1">
      <w:start w:val="1"/>
      <w:numFmt w:val="lowerRoman"/>
      <w:lvlText w:val="%6."/>
      <w:lvlJc w:val="right"/>
      <w:pPr>
        <w:tabs>
          <w:tab w:val="num" w:pos="4080"/>
        </w:tabs>
        <w:ind w:left="4080" w:hanging="180"/>
      </w:pPr>
    </w:lvl>
    <w:lvl w:ilvl="6" w:tplc="040C000F" w:tentative="1">
      <w:start w:val="1"/>
      <w:numFmt w:val="decimal"/>
      <w:lvlText w:val="%7."/>
      <w:lvlJc w:val="left"/>
      <w:pPr>
        <w:tabs>
          <w:tab w:val="num" w:pos="4800"/>
        </w:tabs>
        <w:ind w:left="4800" w:hanging="360"/>
      </w:pPr>
    </w:lvl>
    <w:lvl w:ilvl="7" w:tplc="040C0019" w:tentative="1">
      <w:start w:val="1"/>
      <w:numFmt w:val="lowerLetter"/>
      <w:lvlText w:val="%8."/>
      <w:lvlJc w:val="left"/>
      <w:pPr>
        <w:tabs>
          <w:tab w:val="num" w:pos="5520"/>
        </w:tabs>
        <w:ind w:left="5520" w:hanging="360"/>
      </w:pPr>
    </w:lvl>
    <w:lvl w:ilvl="8" w:tplc="040C001B" w:tentative="1">
      <w:start w:val="1"/>
      <w:numFmt w:val="lowerRoman"/>
      <w:lvlText w:val="%9."/>
      <w:lvlJc w:val="right"/>
      <w:pPr>
        <w:tabs>
          <w:tab w:val="num" w:pos="6240"/>
        </w:tabs>
        <w:ind w:left="6240" w:hanging="180"/>
      </w:pPr>
    </w:lvl>
  </w:abstractNum>
  <w:abstractNum w:abstractNumId="14" w15:restartNumberingAfterBreak="0">
    <w:nsid w:val="400A75E9"/>
    <w:multiLevelType w:val="hybridMultilevel"/>
    <w:tmpl w:val="A058EF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05F4F63"/>
    <w:multiLevelType w:val="hybridMultilevel"/>
    <w:tmpl w:val="D1ECD77C"/>
    <w:lvl w:ilvl="0" w:tplc="560A2EC2">
      <w:numFmt w:val="bullet"/>
      <w:lvlText w:val=""/>
      <w:lvlJc w:val="left"/>
      <w:pPr>
        <w:ind w:left="360" w:hanging="360"/>
      </w:pPr>
      <w:rPr>
        <w:rFonts w:hint="default" w:ascii="Wingdings" w:hAnsi="Wingdings" w:eastAsia="Calibri" w:cs="Times New Roman"/>
        <w:b/>
        <w:color w:val="000000"/>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40F77319"/>
    <w:multiLevelType w:val="hybridMultilevel"/>
    <w:tmpl w:val="C6D80732"/>
    <w:lvl w:ilvl="0" w:tplc="0409000B">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41103B74"/>
    <w:multiLevelType w:val="hybridMultilevel"/>
    <w:tmpl w:val="FEE6402C"/>
    <w:lvl w:ilvl="0" w:tplc="667E4A68">
      <w:start w:val="1"/>
      <w:numFmt w:val="bullet"/>
      <w:lvlText w:val=""/>
      <w:lvlJc w:val="left"/>
      <w:pPr>
        <w:ind w:left="360" w:hanging="360"/>
      </w:pPr>
      <w:rPr>
        <w:rFonts w:hint="default" w:ascii="Wingdings" w:hAnsi="Wingdings"/>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4250FAC"/>
    <w:multiLevelType w:val="multilevel"/>
    <w:tmpl w:val="F28CAB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44FA66FC"/>
    <w:multiLevelType w:val="hybridMultilevel"/>
    <w:tmpl w:val="2B3266E6"/>
    <w:lvl w:ilvl="0" w:tplc="6B785B14">
      <w:start w:val="1"/>
      <w:numFmt w:val="bullet"/>
      <w:lvlText w:val=""/>
      <w:lvlJc w:val="left"/>
      <w:pPr>
        <w:tabs>
          <w:tab w:val="num" w:pos="1428"/>
        </w:tabs>
        <w:ind w:left="1428" w:hanging="360"/>
      </w:pPr>
      <w:rPr>
        <w:rFonts w:hint="default" w:ascii="Wingdings 2" w:hAnsi="Wingdings 2"/>
      </w:rPr>
    </w:lvl>
    <w:lvl w:ilvl="1" w:tplc="040C0003" w:tentative="1">
      <w:start w:val="1"/>
      <w:numFmt w:val="bullet"/>
      <w:lvlText w:val="o"/>
      <w:lvlJc w:val="left"/>
      <w:pPr>
        <w:tabs>
          <w:tab w:val="num" w:pos="2148"/>
        </w:tabs>
        <w:ind w:left="2148" w:hanging="360"/>
      </w:pPr>
      <w:rPr>
        <w:rFonts w:hint="default" w:ascii="Courier New" w:hAnsi="Courier New" w:cs="Courier New"/>
      </w:rPr>
    </w:lvl>
    <w:lvl w:ilvl="2" w:tplc="040C0005" w:tentative="1">
      <w:start w:val="1"/>
      <w:numFmt w:val="bullet"/>
      <w:lvlText w:val=""/>
      <w:lvlJc w:val="left"/>
      <w:pPr>
        <w:tabs>
          <w:tab w:val="num" w:pos="2868"/>
        </w:tabs>
        <w:ind w:left="2868" w:hanging="360"/>
      </w:pPr>
      <w:rPr>
        <w:rFonts w:hint="default" w:ascii="Wingdings" w:hAnsi="Wingdings"/>
      </w:rPr>
    </w:lvl>
    <w:lvl w:ilvl="3" w:tplc="040C0001" w:tentative="1">
      <w:start w:val="1"/>
      <w:numFmt w:val="bullet"/>
      <w:lvlText w:val=""/>
      <w:lvlJc w:val="left"/>
      <w:pPr>
        <w:tabs>
          <w:tab w:val="num" w:pos="3588"/>
        </w:tabs>
        <w:ind w:left="3588" w:hanging="360"/>
      </w:pPr>
      <w:rPr>
        <w:rFonts w:hint="default" w:ascii="Symbol" w:hAnsi="Symbol"/>
      </w:rPr>
    </w:lvl>
    <w:lvl w:ilvl="4" w:tplc="040C0003" w:tentative="1">
      <w:start w:val="1"/>
      <w:numFmt w:val="bullet"/>
      <w:lvlText w:val="o"/>
      <w:lvlJc w:val="left"/>
      <w:pPr>
        <w:tabs>
          <w:tab w:val="num" w:pos="4308"/>
        </w:tabs>
        <w:ind w:left="4308" w:hanging="360"/>
      </w:pPr>
      <w:rPr>
        <w:rFonts w:hint="default" w:ascii="Courier New" w:hAnsi="Courier New" w:cs="Courier New"/>
      </w:rPr>
    </w:lvl>
    <w:lvl w:ilvl="5" w:tplc="040C0005" w:tentative="1">
      <w:start w:val="1"/>
      <w:numFmt w:val="bullet"/>
      <w:lvlText w:val=""/>
      <w:lvlJc w:val="left"/>
      <w:pPr>
        <w:tabs>
          <w:tab w:val="num" w:pos="5028"/>
        </w:tabs>
        <w:ind w:left="5028" w:hanging="360"/>
      </w:pPr>
      <w:rPr>
        <w:rFonts w:hint="default" w:ascii="Wingdings" w:hAnsi="Wingdings"/>
      </w:rPr>
    </w:lvl>
    <w:lvl w:ilvl="6" w:tplc="040C0001" w:tentative="1">
      <w:start w:val="1"/>
      <w:numFmt w:val="bullet"/>
      <w:lvlText w:val=""/>
      <w:lvlJc w:val="left"/>
      <w:pPr>
        <w:tabs>
          <w:tab w:val="num" w:pos="5748"/>
        </w:tabs>
        <w:ind w:left="5748" w:hanging="360"/>
      </w:pPr>
      <w:rPr>
        <w:rFonts w:hint="default" w:ascii="Symbol" w:hAnsi="Symbol"/>
      </w:rPr>
    </w:lvl>
    <w:lvl w:ilvl="7" w:tplc="040C0003" w:tentative="1">
      <w:start w:val="1"/>
      <w:numFmt w:val="bullet"/>
      <w:lvlText w:val="o"/>
      <w:lvlJc w:val="left"/>
      <w:pPr>
        <w:tabs>
          <w:tab w:val="num" w:pos="6468"/>
        </w:tabs>
        <w:ind w:left="6468" w:hanging="360"/>
      </w:pPr>
      <w:rPr>
        <w:rFonts w:hint="default" w:ascii="Courier New" w:hAnsi="Courier New" w:cs="Courier New"/>
      </w:rPr>
    </w:lvl>
    <w:lvl w:ilvl="8" w:tplc="040C0005" w:tentative="1">
      <w:start w:val="1"/>
      <w:numFmt w:val="bullet"/>
      <w:lvlText w:val=""/>
      <w:lvlJc w:val="left"/>
      <w:pPr>
        <w:tabs>
          <w:tab w:val="num" w:pos="7188"/>
        </w:tabs>
        <w:ind w:left="7188" w:hanging="360"/>
      </w:pPr>
      <w:rPr>
        <w:rFonts w:hint="default" w:ascii="Wingdings" w:hAnsi="Wingdings"/>
      </w:rPr>
    </w:lvl>
  </w:abstractNum>
  <w:abstractNum w:abstractNumId="20" w15:restartNumberingAfterBreak="0">
    <w:nsid w:val="46527590"/>
    <w:multiLevelType w:val="hybridMultilevel"/>
    <w:tmpl w:val="FE0A6182"/>
    <w:lvl w:ilvl="0" w:tplc="28E40FA6">
      <w:start w:val="1"/>
      <w:numFmt w:val="bullet"/>
      <w:lvlText w:val=""/>
      <w:lvlJc w:val="left"/>
      <w:pPr>
        <w:ind w:left="630" w:hanging="360"/>
      </w:pPr>
      <w:rPr>
        <w:rFonts w:hint="default" w:ascii="Wingdings" w:hAnsi="Wingdings"/>
        <w:b/>
        <w:color w:val="auto"/>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21" w15:restartNumberingAfterBreak="0">
    <w:nsid w:val="49E478BF"/>
    <w:multiLevelType w:val="hybridMultilevel"/>
    <w:tmpl w:val="8068B702"/>
    <w:lvl w:ilvl="0" w:tplc="040C000B">
      <w:start w:val="1"/>
      <w:numFmt w:val="bullet"/>
      <w:lvlText w:val=""/>
      <w:lvlJc w:val="left"/>
      <w:pPr>
        <w:tabs>
          <w:tab w:val="num" w:pos="780"/>
        </w:tabs>
        <w:ind w:left="780" w:hanging="360"/>
      </w:pPr>
      <w:rPr>
        <w:rFonts w:hint="default" w:ascii="Wingdings" w:hAnsi="Wingdings"/>
      </w:rPr>
    </w:lvl>
    <w:lvl w:ilvl="1" w:tplc="040C0001">
      <w:start w:val="1"/>
      <w:numFmt w:val="bullet"/>
      <w:lvlText w:val=""/>
      <w:lvlJc w:val="left"/>
      <w:pPr>
        <w:tabs>
          <w:tab w:val="num" w:pos="1500"/>
        </w:tabs>
        <w:ind w:left="1500" w:hanging="360"/>
      </w:pPr>
      <w:rPr>
        <w:rFonts w:hint="default" w:ascii="Symbol" w:hAnsi="Symbol"/>
      </w:rPr>
    </w:lvl>
    <w:lvl w:ilvl="2" w:tplc="040C0005" w:tentative="1">
      <w:start w:val="1"/>
      <w:numFmt w:val="bullet"/>
      <w:lvlText w:val=""/>
      <w:lvlJc w:val="left"/>
      <w:pPr>
        <w:tabs>
          <w:tab w:val="num" w:pos="2220"/>
        </w:tabs>
        <w:ind w:left="2220" w:hanging="360"/>
      </w:pPr>
      <w:rPr>
        <w:rFonts w:hint="default" w:ascii="Wingdings" w:hAnsi="Wingdings"/>
      </w:rPr>
    </w:lvl>
    <w:lvl w:ilvl="3" w:tplc="040C0001" w:tentative="1">
      <w:start w:val="1"/>
      <w:numFmt w:val="bullet"/>
      <w:lvlText w:val=""/>
      <w:lvlJc w:val="left"/>
      <w:pPr>
        <w:tabs>
          <w:tab w:val="num" w:pos="2940"/>
        </w:tabs>
        <w:ind w:left="2940" w:hanging="360"/>
      </w:pPr>
      <w:rPr>
        <w:rFonts w:hint="default" w:ascii="Symbol" w:hAnsi="Symbol"/>
      </w:rPr>
    </w:lvl>
    <w:lvl w:ilvl="4" w:tplc="040C0003" w:tentative="1">
      <w:start w:val="1"/>
      <w:numFmt w:val="bullet"/>
      <w:lvlText w:val="o"/>
      <w:lvlJc w:val="left"/>
      <w:pPr>
        <w:tabs>
          <w:tab w:val="num" w:pos="3660"/>
        </w:tabs>
        <w:ind w:left="3660" w:hanging="360"/>
      </w:pPr>
      <w:rPr>
        <w:rFonts w:hint="default" w:ascii="Courier New" w:hAnsi="Courier New" w:cs="Courier New"/>
      </w:rPr>
    </w:lvl>
    <w:lvl w:ilvl="5" w:tplc="040C0005" w:tentative="1">
      <w:start w:val="1"/>
      <w:numFmt w:val="bullet"/>
      <w:lvlText w:val=""/>
      <w:lvlJc w:val="left"/>
      <w:pPr>
        <w:tabs>
          <w:tab w:val="num" w:pos="4380"/>
        </w:tabs>
        <w:ind w:left="4380" w:hanging="360"/>
      </w:pPr>
      <w:rPr>
        <w:rFonts w:hint="default" w:ascii="Wingdings" w:hAnsi="Wingdings"/>
      </w:rPr>
    </w:lvl>
    <w:lvl w:ilvl="6" w:tplc="040C0001" w:tentative="1">
      <w:start w:val="1"/>
      <w:numFmt w:val="bullet"/>
      <w:lvlText w:val=""/>
      <w:lvlJc w:val="left"/>
      <w:pPr>
        <w:tabs>
          <w:tab w:val="num" w:pos="5100"/>
        </w:tabs>
        <w:ind w:left="5100" w:hanging="360"/>
      </w:pPr>
      <w:rPr>
        <w:rFonts w:hint="default" w:ascii="Symbol" w:hAnsi="Symbol"/>
      </w:rPr>
    </w:lvl>
    <w:lvl w:ilvl="7" w:tplc="040C0003" w:tentative="1">
      <w:start w:val="1"/>
      <w:numFmt w:val="bullet"/>
      <w:lvlText w:val="o"/>
      <w:lvlJc w:val="left"/>
      <w:pPr>
        <w:tabs>
          <w:tab w:val="num" w:pos="5820"/>
        </w:tabs>
        <w:ind w:left="5820" w:hanging="360"/>
      </w:pPr>
      <w:rPr>
        <w:rFonts w:hint="default" w:ascii="Courier New" w:hAnsi="Courier New" w:cs="Courier New"/>
      </w:rPr>
    </w:lvl>
    <w:lvl w:ilvl="8" w:tplc="040C0005" w:tentative="1">
      <w:start w:val="1"/>
      <w:numFmt w:val="bullet"/>
      <w:lvlText w:val=""/>
      <w:lvlJc w:val="left"/>
      <w:pPr>
        <w:tabs>
          <w:tab w:val="num" w:pos="6540"/>
        </w:tabs>
        <w:ind w:left="6540" w:hanging="360"/>
      </w:pPr>
      <w:rPr>
        <w:rFonts w:hint="default" w:ascii="Wingdings" w:hAnsi="Wingdings"/>
      </w:rPr>
    </w:lvl>
  </w:abstractNum>
  <w:abstractNum w:abstractNumId="22" w15:restartNumberingAfterBreak="0">
    <w:nsid w:val="4B890C69"/>
    <w:multiLevelType w:val="hybridMultilevel"/>
    <w:tmpl w:val="7EDC6038"/>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BAC487D"/>
    <w:multiLevelType w:val="hybridMultilevel"/>
    <w:tmpl w:val="79AAE79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D4400BE"/>
    <w:multiLevelType w:val="hybridMultilevel"/>
    <w:tmpl w:val="913C520A"/>
    <w:lvl w:ilvl="0" w:tplc="9F6C8162">
      <w:numFmt w:val="bullet"/>
      <w:lvlText w:val=""/>
      <w:lvlJc w:val="left"/>
      <w:pPr>
        <w:ind w:left="360" w:hanging="360"/>
      </w:pPr>
      <w:rPr>
        <w:rFonts w:hint="default" w:ascii="Wingdings" w:hAnsi="Wingdings" w:eastAsia="Calibri" w:cs="Times New Roman"/>
        <w:b/>
        <w:color w:val="000000"/>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4E2522B7"/>
    <w:multiLevelType w:val="hybridMultilevel"/>
    <w:tmpl w:val="C6288888"/>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26" w15:restartNumberingAfterBreak="0">
    <w:nsid w:val="4F93059C"/>
    <w:multiLevelType w:val="hybridMultilevel"/>
    <w:tmpl w:val="99B2D2D8"/>
    <w:lvl w:ilvl="0" w:tplc="0409000B">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06A471F"/>
    <w:multiLevelType w:val="hybridMultilevel"/>
    <w:tmpl w:val="7C96076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B6750D8"/>
    <w:multiLevelType w:val="hybridMultilevel"/>
    <w:tmpl w:val="84228652"/>
    <w:lvl w:ilvl="0" w:tplc="8EEEC018">
      <w:numFmt w:val="bullet"/>
      <w:lvlText w:val=""/>
      <w:lvlJc w:val="left"/>
      <w:pPr>
        <w:ind w:left="360" w:hanging="360"/>
      </w:pPr>
      <w:rPr>
        <w:rFonts w:hint="default" w:ascii="Wingdings" w:hAnsi="Wingdings" w:eastAsia="Times New Roman" w:cs="Times New Roman"/>
        <w:color w:val="000000"/>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5F323EFF"/>
    <w:multiLevelType w:val="hybridMultilevel"/>
    <w:tmpl w:val="EB5A71CA"/>
    <w:lvl w:ilvl="0" w:tplc="04090001">
      <w:start w:val="1"/>
      <w:numFmt w:val="bullet"/>
      <w:lvlText w:val=""/>
      <w:lvlJc w:val="left"/>
      <w:pPr>
        <w:ind w:left="2502" w:hanging="360"/>
      </w:pPr>
      <w:rPr>
        <w:rFonts w:hint="default" w:ascii="Symbol" w:hAnsi="Symbol"/>
      </w:rPr>
    </w:lvl>
    <w:lvl w:ilvl="1" w:tplc="04090003">
      <w:start w:val="1"/>
      <w:numFmt w:val="bullet"/>
      <w:lvlText w:val="o"/>
      <w:lvlJc w:val="left"/>
      <w:pPr>
        <w:ind w:left="3222" w:hanging="360"/>
      </w:pPr>
      <w:rPr>
        <w:rFonts w:hint="default" w:ascii="Courier New" w:hAnsi="Courier New" w:cs="Courier New"/>
      </w:rPr>
    </w:lvl>
    <w:lvl w:ilvl="2" w:tplc="04090005">
      <w:start w:val="1"/>
      <w:numFmt w:val="bullet"/>
      <w:lvlText w:val=""/>
      <w:lvlJc w:val="left"/>
      <w:pPr>
        <w:ind w:left="3942" w:hanging="360"/>
      </w:pPr>
      <w:rPr>
        <w:rFonts w:hint="default" w:ascii="Wingdings" w:hAnsi="Wingdings"/>
      </w:rPr>
    </w:lvl>
    <w:lvl w:ilvl="3" w:tplc="04090001">
      <w:start w:val="1"/>
      <w:numFmt w:val="bullet"/>
      <w:lvlText w:val=""/>
      <w:lvlJc w:val="left"/>
      <w:pPr>
        <w:ind w:left="4662" w:hanging="360"/>
      </w:pPr>
      <w:rPr>
        <w:rFonts w:hint="default" w:ascii="Symbol" w:hAnsi="Symbol"/>
      </w:rPr>
    </w:lvl>
    <w:lvl w:ilvl="4" w:tplc="04090003">
      <w:start w:val="1"/>
      <w:numFmt w:val="bullet"/>
      <w:lvlText w:val="o"/>
      <w:lvlJc w:val="left"/>
      <w:pPr>
        <w:ind w:left="5382" w:hanging="360"/>
      </w:pPr>
      <w:rPr>
        <w:rFonts w:hint="default" w:ascii="Courier New" w:hAnsi="Courier New" w:cs="Courier New"/>
      </w:rPr>
    </w:lvl>
    <w:lvl w:ilvl="5" w:tplc="04090005">
      <w:start w:val="1"/>
      <w:numFmt w:val="bullet"/>
      <w:lvlText w:val=""/>
      <w:lvlJc w:val="left"/>
      <w:pPr>
        <w:ind w:left="6102" w:hanging="360"/>
      </w:pPr>
      <w:rPr>
        <w:rFonts w:hint="default" w:ascii="Wingdings" w:hAnsi="Wingdings"/>
      </w:rPr>
    </w:lvl>
    <w:lvl w:ilvl="6" w:tplc="04090001">
      <w:start w:val="1"/>
      <w:numFmt w:val="bullet"/>
      <w:lvlText w:val=""/>
      <w:lvlJc w:val="left"/>
      <w:pPr>
        <w:ind w:left="6822" w:hanging="360"/>
      </w:pPr>
      <w:rPr>
        <w:rFonts w:hint="default" w:ascii="Symbol" w:hAnsi="Symbol"/>
      </w:rPr>
    </w:lvl>
    <w:lvl w:ilvl="7" w:tplc="04090003">
      <w:start w:val="1"/>
      <w:numFmt w:val="bullet"/>
      <w:lvlText w:val="o"/>
      <w:lvlJc w:val="left"/>
      <w:pPr>
        <w:ind w:left="7542" w:hanging="360"/>
      </w:pPr>
      <w:rPr>
        <w:rFonts w:hint="default" w:ascii="Courier New" w:hAnsi="Courier New" w:cs="Courier New"/>
      </w:rPr>
    </w:lvl>
    <w:lvl w:ilvl="8" w:tplc="04090005">
      <w:start w:val="1"/>
      <w:numFmt w:val="bullet"/>
      <w:lvlText w:val=""/>
      <w:lvlJc w:val="left"/>
      <w:pPr>
        <w:ind w:left="8262" w:hanging="360"/>
      </w:pPr>
      <w:rPr>
        <w:rFonts w:hint="default" w:ascii="Wingdings" w:hAnsi="Wingdings"/>
      </w:rPr>
    </w:lvl>
  </w:abstractNum>
  <w:abstractNum w:abstractNumId="30" w15:restartNumberingAfterBreak="0">
    <w:nsid w:val="5F6160E6"/>
    <w:multiLevelType w:val="hybridMultilevel"/>
    <w:tmpl w:val="A4C6D332"/>
    <w:lvl w:ilvl="0" w:tplc="C9EAA2C2">
      <w:numFmt w:val="bullet"/>
      <w:lvlText w:val=""/>
      <w:lvlJc w:val="left"/>
      <w:pPr>
        <w:ind w:left="360" w:hanging="360"/>
      </w:pPr>
      <w:rPr>
        <w:rFonts w:hint="default" w:ascii="Wingdings" w:hAnsi="Wingdings" w:eastAsia="Calibri" w:cs="Times New Roman"/>
        <w:b/>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43E734A"/>
    <w:multiLevelType w:val="hybridMultilevel"/>
    <w:tmpl w:val="7C1CA3C6"/>
    <w:lvl w:ilvl="0" w:tplc="5246B328">
      <w:numFmt w:val="bullet"/>
      <w:lvlText w:val=""/>
      <w:lvlJc w:val="left"/>
      <w:pPr>
        <w:ind w:left="720" w:hanging="360"/>
      </w:pPr>
      <w:rPr>
        <w:rFonts w:hint="default" w:ascii="Wingdings" w:hAnsi="Wingdings" w:eastAsia="Calibri" w:cs="Times New Roman"/>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BF8568A"/>
    <w:multiLevelType w:val="hybridMultilevel"/>
    <w:tmpl w:val="6EDEDA5C"/>
    <w:lvl w:ilvl="0" w:tplc="040C0001">
      <w:start w:val="1"/>
      <w:numFmt w:val="bullet"/>
      <w:lvlText w:val=""/>
      <w:lvlJc w:val="left"/>
      <w:pPr>
        <w:tabs>
          <w:tab w:val="num" w:pos="1080"/>
        </w:tabs>
        <w:ind w:left="1080" w:hanging="360"/>
      </w:pPr>
      <w:rPr>
        <w:rFonts w:hint="default" w:ascii="Symbol" w:hAnsi="Symbol"/>
      </w:rPr>
    </w:lvl>
    <w:lvl w:ilvl="1" w:tplc="040C0003" w:tentative="1">
      <w:start w:val="1"/>
      <w:numFmt w:val="bullet"/>
      <w:lvlText w:val="o"/>
      <w:lvlJc w:val="left"/>
      <w:pPr>
        <w:tabs>
          <w:tab w:val="num" w:pos="1800"/>
        </w:tabs>
        <w:ind w:left="1800" w:hanging="360"/>
      </w:pPr>
      <w:rPr>
        <w:rFonts w:hint="default" w:ascii="Courier New" w:hAnsi="Courier New" w:cs="Courier New"/>
      </w:rPr>
    </w:lvl>
    <w:lvl w:ilvl="2" w:tplc="040C0005" w:tentative="1">
      <w:start w:val="1"/>
      <w:numFmt w:val="bullet"/>
      <w:lvlText w:val=""/>
      <w:lvlJc w:val="left"/>
      <w:pPr>
        <w:tabs>
          <w:tab w:val="num" w:pos="2520"/>
        </w:tabs>
        <w:ind w:left="2520" w:hanging="360"/>
      </w:pPr>
      <w:rPr>
        <w:rFonts w:hint="default" w:ascii="Wingdings" w:hAnsi="Wingdings"/>
      </w:rPr>
    </w:lvl>
    <w:lvl w:ilvl="3" w:tplc="040C0001" w:tentative="1">
      <w:start w:val="1"/>
      <w:numFmt w:val="bullet"/>
      <w:lvlText w:val=""/>
      <w:lvlJc w:val="left"/>
      <w:pPr>
        <w:tabs>
          <w:tab w:val="num" w:pos="3240"/>
        </w:tabs>
        <w:ind w:left="3240" w:hanging="360"/>
      </w:pPr>
      <w:rPr>
        <w:rFonts w:hint="default" w:ascii="Symbol" w:hAnsi="Symbol"/>
      </w:rPr>
    </w:lvl>
    <w:lvl w:ilvl="4" w:tplc="040C0003" w:tentative="1">
      <w:start w:val="1"/>
      <w:numFmt w:val="bullet"/>
      <w:lvlText w:val="o"/>
      <w:lvlJc w:val="left"/>
      <w:pPr>
        <w:tabs>
          <w:tab w:val="num" w:pos="3960"/>
        </w:tabs>
        <w:ind w:left="3960" w:hanging="360"/>
      </w:pPr>
      <w:rPr>
        <w:rFonts w:hint="default" w:ascii="Courier New" w:hAnsi="Courier New" w:cs="Courier New"/>
      </w:rPr>
    </w:lvl>
    <w:lvl w:ilvl="5" w:tplc="040C0005" w:tentative="1">
      <w:start w:val="1"/>
      <w:numFmt w:val="bullet"/>
      <w:lvlText w:val=""/>
      <w:lvlJc w:val="left"/>
      <w:pPr>
        <w:tabs>
          <w:tab w:val="num" w:pos="4680"/>
        </w:tabs>
        <w:ind w:left="4680" w:hanging="360"/>
      </w:pPr>
      <w:rPr>
        <w:rFonts w:hint="default" w:ascii="Wingdings" w:hAnsi="Wingdings"/>
      </w:rPr>
    </w:lvl>
    <w:lvl w:ilvl="6" w:tplc="040C0001" w:tentative="1">
      <w:start w:val="1"/>
      <w:numFmt w:val="bullet"/>
      <w:lvlText w:val=""/>
      <w:lvlJc w:val="left"/>
      <w:pPr>
        <w:tabs>
          <w:tab w:val="num" w:pos="5400"/>
        </w:tabs>
        <w:ind w:left="5400" w:hanging="360"/>
      </w:pPr>
      <w:rPr>
        <w:rFonts w:hint="default" w:ascii="Symbol" w:hAnsi="Symbol"/>
      </w:rPr>
    </w:lvl>
    <w:lvl w:ilvl="7" w:tplc="040C0003" w:tentative="1">
      <w:start w:val="1"/>
      <w:numFmt w:val="bullet"/>
      <w:lvlText w:val="o"/>
      <w:lvlJc w:val="left"/>
      <w:pPr>
        <w:tabs>
          <w:tab w:val="num" w:pos="6120"/>
        </w:tabs>
        <w:ind w:left="6120" w:hanging="360"/>
      </w:pPr>
      <w:rPr>
        <w:rFonts w:hint="default" w:ascii="Courier New" w:hAnsi="Courier New" w:cs="Courier New"/>
      </w:rPr>
    </w:lvl>
    <w:lvl w:ilvl="8" w:tplc="040C0005" w:tentative="1">
      <w:start w:val="1"/>
      <w:numFmt w:val="bullet"/>
      <w:lvlText w:val=""/>
      <w:lvlJc w:val="left"/>
      <w:pPr>
        <w:tabs>
          <w:tab w:val="num" w:pos="6840"/>
        </w:tabs>
        <w:ind w:left="6840" w:hanging="360"/>
      </w:pPr>
      <w:rPr>
        <w:rFonts w:hint="default" w:ascii="Wingdings" w:hAnsi="Wingdings"/>
      </w:rPr>
    </w:lvl>
  </w:abstractNum>
  <w:abstractNum w:abstractNumId="33" w15:restartNumberingAfterBreak="0">
    <w:nsid w:val="6CD329DD"/>
    <w:multiLevelType w:val="hybridMultilevel"/>
    <w:tmpl w:val="FDA67FD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6D965265"/>
    <w:multiLevelType w:val="hybridMultilevel"/>
    <w:tmpl w:val="6604459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6F2A789D"/>
    <w:multiLevelType w:val="hybridMultilevel"/>
    <w:tmpl w:val="037AB4D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73696057"/>
    <w:multiLevelType w:val="hybridMultilevel"/>
    <w:tmpl w:val="6DC20DAE"/>
    <w:lvl w:ilvl="0" w:tplc="28968F88">
      <w:start w:val="1"/>
      <w:numFmt w:val="bullet"/>
      <w:lvlText w:val=""/>
      <w:lvlJc w:val="left"/>
      <w:pPr>
        <w:tabs>
          <w:tab w:val="num" w:pos="1080"/>
        </w:tabs>
        <w:ind w:left="1080" w:hanging="360"/>
      </w:pPr>
      <w:rPr>
        <w:rFonts w:hint="default" w:ascii="Symbol" w:hAnsi="Symbol"/>
      </w:rPr>
    </w:lvl>
    <w:lvl w:ilvl="1" w:tplc="C4822340" w:tentative="1">
      <w:start w:val="1"/>
      <w:numFmt w:val="bullet"/>
      <w:lvlText w:val=""/>
      <w:lvlJc w:val="left"/>
      <w:pPr>
        <w:tabs>
          <w:tab w:val="num" w:pos="1800"/>
        </w:tabs>
        <w:ind w:left="1800" w:hanging="360"/>
      </w:pPr>
      <w:rPr>
        <w:rFonts w:hint="default" w:ascii="Symbol" w:hAnsi="Symbol"/>
      </w:rPr>
    </w:lvl>
    <w:lvl w:ilvl="2" w:tplc="CBBEB2A0" w:tentative="1">
      <w:start w:val="1"/>
      <w:numFmt w:val="bullet"/>
      <w:lvlText w:val=""/>
      <w:lvlJc w:val="left"/>
      <w:pPr>
        <w:tabs>
          <w:tab w:val="num" w:pos="2520"/>
        </w:tabs>
        <w:ind w:left="2520" w:hanging="360"/>
      </w:pPr>
      <w:rPr>
        <w:rFonts w:hint="default" w:ascii="Symbol" w:hAnsi="Symbol"/>
      </w:rPr>
    </w:lvl>
    <w:lvl w:ilvl="3" w:tplc="347E433E" w:tentative="1">
      <w:start w:val="1"/>
      <w:numFmt w:val="bullet"/>
      <w:lvlText w:val=""/>
      <w:lvlJc w:val="left"/>
      <w:pPr>
        <w:tabs>
          <w:tab w:val="num" w:pos="3240"/>
        </w:tabs>
        <w:ind w:left="3240" w:hanging="360"/>
      </w:pPr>
      <w:rPr>
        <w:rFonts w:hint="default" w:ascii="Symbol" w:hAnsi="Symbol"/>
      </w:rPr>
    </w:lvl>
    <w:lvl w:ilvl="4" w:tplc="19681D8E" w:tentative="1">
      <w:start w:val="1"/>
      <w:numFmt w:val="bullet"/>
      <w:lvlText w:val=""/>
      <w:lvlJc w:val="left"/>
      <w:pPr>
        <w:tabs>
          <w:tab w:val="num" w:pos="3960"/>
        </w:tabs>
        <w:ind w:left="3960" w:hanging="360"/>
      </w:pPr>
      <w:rPr>
        <w:rFonts w:hint="default" w:ascii="Symbol" w:hAnsi="Symbol"/>
      </w:rPr>
    </w:lvl>
    <w:lvl w:ilvl="5" w:tplc="0FB28BE4" w:tentative="1">
      <w:start w:val="1"/>
      <w:numFmt w:val="bullet"/>
      <w:lvlText w:val=""/>
      <w:lvlJc w:val="left"/>
      <w:pPr>
        <w:tabs>
          <w:tab w:val="num" w:pos="4680"/>
        </w:tabs>
        <w:ind w:left="4680" w:hanging="360"/>
      </w:pPr>
      <w:rPr>
        <w:rFonts w:hint="default" w:ascii="Symbol" w:hAnsi="Symbol"/>
      </w:rPr>
    </w:lvl>
    <w:lvl w:ilvl="6" w:tplc="1F0A2880" w:tentative="1">
      <w:start w:val="1"/>
      <w:numFmt w:val="bullet"/>
      <w:lvlText w:val=""/>
      <w:lvlJc w:val="left"/>
      <w:pPr>
        <w:tabs>
          <w:tab w:val="num" w:pos="5400"/>
        </w:tabs>
        <w:ind w:left="5400" w:hanging="360"/>
      </w:pPr>
      <w:rPr>
        <w:rFonts w:hint="default" w:ascii="Symbol" w:hAnsi="Symbol"/>
      </w:rPr>
    </w:lvl>
    <w:lvl w:ilvl="7" w:tplc="FBCC636C" w:tentative="1">
      <w:start w:val="1"/>
      <w:numFmt w:val="bullet"/>
      <w:lvlText w:val=""/>
      <w:lvlJc w:val="left"/>
      <w:pPr>
        <w:tabs>
          <w:tab w:val="num" w:pos="6120"/>
        </w:tabs>
        <w:ind w:left="6120" w:hanging="360"/>
      </w:pPr>
      <w:rPr>
        <w:rFonts w:hint="default" w:ascii="Symbol" w:hAnsi="Symbol"/>
      </w:rPr>
    </w:lvl>
    <w:lvl w:ilvl="8" w:tplc="B2120972" w:tentative="1">
      <w:start w:val="1"/>
      <w:numFmt w:val="bullet"/>
      <w:lvlText w:val=""/>
      <w:lvlJc w:val="left"/>
      <w:pPr>
        <w:tabs>
          <w:tab w:val="num" w:pos="6840"/>
        </w:tabs>
        <w:ind w:left="6840" w:hanging="360"/>
      </w:pPr>
      <w:rPr>
        <w:rFonts w:hint="default" w:ascii="Symbol" w:hAnsi="Symbol"/>
      </w:rPr>
    </w:lvl>
  </w:abstractNum>
  <w:abstractNum w:abstractNumId="37" w15:restartNumberingAfterBreak="0">
    <w:nsid w:val="7519024C"/>
    <w:multiLevelType w:val="hybridMultilevel"/>
    <w:tmpl w:val="7E8E7C2C"/>
    <w:lvl w:ilvl="0" w:tplc="5246B328">
      <w:numFmt w:val="bullet"/>
      <w:lvlText w:val=""/>
      <w:lvlJc w:val="left"/>
      <w:pPr>
        <w:ind w:left="720" w:hanging="360"/>
      </w:pPr>
      <w:rPr>
        <w:rFonts w:hint="default" w:ascii="Wingdings" w:hAnsi="Wingdings" w:eastAsia="Calibri" w:cs="Times New Roman"/>
        <w:b/>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A2B1EC4"/>
    <w:multiLevelType w:val="hybridMultilevel"/>
    <w:tmpl w:val="F18C27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44334420">
    <w:abstractNumId w:val="18"/>
  </w:num>
  <w:num w:numId="2" w16cid:durableId="723986874">
    <w:abstractNumId w:val="21"/>
  </w:num>
  <w:num w:numId="3" w16cid:durableId="74595845">
    <w:abstractNumId w:val="11"/>
  </w:num>
  <w:num w:numId="4" w16cid:durableId="44179706">
    <w:abstractNumId w:val="7"/>
  </w:num>
  <w:num w:numId="5" w16cid:durableId="1484080171">
    <w:abstractNumId w:val="32"/>
  </w:num>
  <w:num w:numId="6" w16cid:durableId="1965772539">
    <w:abstractNumId w:val="13"/>
  </w:num>
  <w:num w:numId="7" w16cid:durableId="736588863">
    <w:abstractNumId w:val="4"/>
  </w:num>
  <w:num w:numId="8" w16cid:durableId="2030905322">
    <w:abstractNumId w:val="19"/>
  </w:num>
  <w:num w:numId="9" w16cid:durableId="1935357950">
    <w:abstractNumId w:val="36"/>
  </w:num>
  <w:num w:numId="10" w16cid:durableId="941259259">
    <w:abstractNumId w:val="35"/>
  </w:num>
  <w:num w:numId="11" w16cid:durableId="1467816920">
    <w:abstractNumId w:val="33"/>
  </w:num>
  <w:num w:numId="12" w16cid:durableId="1451511402">
    <w:abstractNumId w:val="1"/>
  </w:num>
  <w:num w:numId="13" w16cid:durableId="28922237">
    <w:abstractNumId w:val="8"/>
  </w:num>
  <w:num w:numId="14" w16cid:durableId="1759253564">
    <w:abstractNumId w:val="10"/>
  </w:num>
  <w:num w:numId="15" w16cid:durableId="2086805911">
    <w:abstractNumId w:val="0"/>
  </w:num>
  <w:num w:numId="16" w16cid:durableId="1296523560">
    <w:abstractNumId w:val="2"/>
  </w:num>
  <w:num w:numId="17" w16cid:durableId="391805520">
    <w:abstractNumId w:val="17"/>
  </w:num>
  <w:num w:numId="18" w16cid:durableId="465584907">
    <w:abstractNumId w:val="38"/>
  </w:num>
  <w:num w:numId="19" w16cid:durableId="1063018022">
    <w:abstractNumId w:val="6"/>
  </w:num>
  <w:num w:numId="20" w16cid:durableId="294797123">
    <w:abstractNumId w:val="5"/>
  </w:num>
  <w:num w:numId="21" w16cid:durableId="1099059640">
    <w:abstractNumId w:val="30"/>
  </w:num>
  <w:num w:numId="22" w16cid:durableId="1007707979">
    <w:abstractNumId w:val="37"/>
  </w:num>
  <w:num w:numId="23" w16cid:durableId="1690521376">
    <w:abstractNumId w:val="31"/>
  </w:num>
  <w:num w:numId="24" w16cid:durableId="991102951">
    <w:abstractNumId w:val="28"/>
  </w:num>
  <w:num w:numId="25" w16cid:durableId="1182471887">
    <w:abstractNumId w:val="15"/>
  </w:num>
  <w:num w:numId="26" w16cid:durableId="845244358">
    <w:abstractNumId w:val="24"/>
  </w:num>
  <w:num w:numId="27" w16cid:durableId="1666974143">
    <w:abstractNumId w:val="3"/>
  </w:num>
  <w:num w:numId="28" w16cid:durableId="527761767">
    <w:abstractNumId w:val="20"/>
  </w:num>
  <w:num w:numId="29" w16cid:durableId="1936330090">
    <w:abstractNumId w:val="27"/>
  </w:num>
  <w:num w:numId="30" w16cid:durableId="1553299771">
    <w:abstractNumId w:val="22"/>
  </w:num>
  <w:num w:numId="31" w16cid:durableId="664936663">
    <w:abstractNumId w:val="12"/>
  </w:num>
  <w:num w:numId="32" w16cid:durableId="55444773">
    <w:abstractNumId w:val="23"/>
  </w:num>
  <w:num w:numId="33" w16cid:durableId="442531525">
    <w:abstractNumId w:val="26"/>
  </w:num>
  <w:num w:numId="34" w16cid:durableId="714237425">
    <w:abstractNumId w:val="16"/>
  </w:num>
  <w:num w:numId="35" w16cid:durableId="327565769">
    <w:abstractNumId w:val="25"/>
  </w:num>
  <w:num w:numId="36" w16cid:durableId="2052151217">
    <w:abstractNumId w:val="29"/>
  </w:num>
  <w:num w:numId="37" w16cid:durableId="1738436286">
    <w:abstractNumId w:val="9"/>
  </w:num>
  <w:num w:numId="38" w16cid:durableId="1044673982">
    <w:abstractNumId w:val="14"/>
  </w:num>
  <w:num w:numId="39" w16cid:durableId="1624575299">
    <w:abstractNumId w:val="3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activeWritingStyle w:lang="en-GB" w:vendorID="64" w:dllVersion="0"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fill="f" fillcolor="white" stroke="f">
      <v:fill on="f" color="white"/>
      <v:stroke on="f"/>
      <o:colormru v:ext="edit" colors="#f90,#6f3"/>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F7"/>
    <w:rsid w:val="00001E0A"/>
    <w:rsid w:val="000033DE"/>
    <w:rsid w:val="0000539D"/>
    <w:rsid w:val="0001394A"/>
    <w:rsid w:val="00013F51"/>
    <w:rsid w:val="0001524D"/>
    <w:rsid w:val="00016762"/>
    <w:rsid w:val="00020EF6"/>
    <w:rsid w:val="00020F89"/>
    <w:rsid w:val="00021780"/>
    <w:rsid w:val="00026AA2"/>
    <w:rsid w:val="00027CF0"/>
    <w:rsid w:val="000365A6"/>
    <w:rsid w:val="00037DEE"/>
    <w:rsid w:val="000456CE"/>
    <w:rsid w:val="00045847"/>
    <w:rsid w:val="00052C73"/>
    <w:rsid w:val="000542AF"/>
    <w:rsid w:val="00055959"/>
    <w:rsid w:val="00055A9A"/>
    <w:rsid w:val="00056C4A"/>
    <w:rsid w:val="00060892"/>
    <w:rsid w:val="00062FB8"/>
    <w:rsid w:val="000643AC"/>
    <w:rsid w:val="000659A9"/>
    <w:rsid w:val="00072003"/>
    <w:rsid w:val="0007294D"/>
    <w:rsid w:val="000754C2"/>
    <w:rsid w:val="00083113"/>
    <w:rsid w:val="00084E13"/>
    <w:rsid w:val="00090F66"/>
    <w:rsid w:val="00092CBB"/>
    <w:rsid w:val="00092EE3"/>
    <w:rsid w:val="00093001"/>
    <w:rsid w:val="000952BA"/>
    <w:rsid w:val="00096648"/>
    <w:rsid w:val="000A0B5F"/>
    <w:rsid w:val="000A1307"/>
    <w:rsid w:val="000A27DE"/>
    <w:rsid w:val="000A2FA6"/>
    <w:rsid w:val="000A6CF7"/>
    <w:rsid w:val="000B2692"/>
    <w:rsid w:val="000B36B6"/>
    <w:rsid w:val="000B3E26"/>
    <w:rsid w:val="000B5C1C"/>
    <w:rsid w:val="000B6C9D"/>
    <w:rsid w:val="000C161D"/>
    <w:rsid w:val="000C1B2D"/>
    <w:rsid w:val="000C6D23"/>
    <w:rsid w:val="000D22A4"/>
    <w:rsid w:val="000E00D0"/>
    <w:rsid w:val="000E538B"/>
    <w:rsid w:val="000E6A55"/>
    <w:rsid w:val="000E7D9E"/>
    <w:rsid w:val="000F1207"/>
    <w:rsid w:val="000F2074"/>
    <w:rsid w:val="000F5041"/>
    <w:rsid w:val="000F74D8"/>
    <w:rsid w:val="00100B28"/>
    <w:rsid w:val="00101038"/>
    <w:rsid w:val="0010483B"/>
    <w:rsid w:val="00105B38"/>
    <w:rsid w:val="001227FB"/>
    <w:rsid w:val="001229F3"/>
    <w:rsid w:val="00124086"/>
    <w:rsid w:val="0012624F"/>
    <w:rsid w:val="001303ED"/>
    <w:rsid w:val="0013261C"/>
    <w:rsid w:val="001344A1"/>
    <w:rsid w:val="0013651F"/>
    <w:rsid w:val="001368BF"/>
    <w:rsid w:val="00137303"/>
    <w:rsid w:val="00137D82"/>
    <w:rsid w:val="00141984"/>
    <w:rsid w:val="001422C4"/>
    <w:rsid w:val="00142A17"/>
    <w:rsid w:val="00143346"/>
    <w:rsid w:val="0014538C"/>
    <w:rsid w:val="001454EB"/>
    <w:rsid w:val="00146B41"/>
    <w:rsid w:val="00146F2D"/>
    <w:rsid w:val="00147FA3"/>
    <w:rsid w:val="001501AB"/>
    <w:rsid w:val="00150300"/>
    <w:rsid w:val="0015406D"/>
    <w:rsid w:val="00156467"/>
    <w:rsid w:val="00156D11"/>
    <w:rsid w:val="00160AC1"/>
    <w:rsid w:val="001646DC"/>
    <w:rsid w:val="00170C0C"/>
    <w:rsid w:val="00170CD3"/>
    <w:rsid w:val="0017132A"/>
    <w:rsid w:val="00171608"/>
    <w:rsid w:val="00171C28"/>
    <w:rsid w:val="00172EA2"/>
    <w:rsid w:val="00177EF4"/>
    <w:rsid w:val="001858BD"/>
    <w:rsid w:val="00197459"/>
    <w:rsid w:val="00197B84"/>
    <w:rsid w:val="001A25A4"/>
    <w:rsid w:val="001A32A7"/>
    <w:rsid w:val="001A4D48"/>
    <w:rsid w:val="001A6097"/>
    <w:rsid w:val="001A7A92"/>
    <w:rsid w:val="001B1302"/>
    <w:rsid w:val="001B62B5"/>
    <w:rsid w:val="001C20F2"/>
    <w:rsid w:val="001C2A39"/>
    <w:rsid w:val="001C4DF8"/>
    <w:rsid w:val="001C5BBB"/>
    <w:rsid w:val="001D4E8C"/>
    <w:rsid w:val="001D4F99"/>
    <w:rsid w:val="001E1451"/>
    <w:rsid w:val="001E17B4"/>
    <w:rsid w:val="001E2024"/>
    <w:rsid w:val="001E35D8"/>
    <w:rsid w:val="001F1ED7"/>
    <w:rsid w:val="001F64F4"/>
    <w:rsid w:val="00200A6F"/>
    <w:rsid w:val="00200BA1"/>
    <w:rsid w:val="002038FF"/>
    <w:rsid w:val="00203FAF"/>
    <w:rsid w:val="00204BF3"/>
    <w:rsid w:val="0020643F"/>
    <w:rsid w:val="00210BBF"/>
    <w:rsid w:val="00212117"/>
    <w:rsid w:val="00213268"/>
    <w:rsid w:val="00213B4C"/>
    <w:rsid w:val="00224435"/>
    <w:rsid w:val="0023460E"/>
    <w:rsid w:val="00236D70"/>
    <w:rsid w:val="0023720C"/>
    <w:rsid w:val="002416EC"/>
    <w:rsid w:val="00242AA9"/>
    <w:rsid w:val="00246C96"/>
    <w:rsid w:val="002473EB"/>
    <w:rsid w:val="00250372"/>
    <w:rsid w:val="00255FF5"/>
    <w:rsid w:val="002561A3"/>
    <w:rsid w:val="0026412C"/>
    <w:rsid w:val="00264821"/>
    <w:rsid w:val="002659BF"/>
    <w:rsid w:val="00272956"/>
    <w:rsid w:val="00276320"/>
    <w:rsid w:val="00283BB2"/>
    <w:rsid w:val="00285170"/>
    <w:rsid w:val="00292F6F"/>
    <w:rsid w:val="002A346E"/>
    <w:rsid w:val="002A636F"/>
    <w:rsid w:val="002A6FB5"/>
    <w:rsid w:val="002A7F38"/>
    <w:rsid w:val="002B0F49"/>
    <w:rsid w:val="002B488D"/>
    <w:rsid w:val="002B6BE8"/>
    <w:rsid w:val="002C629F"/>
    <w:rsid w:val="002C6A52"/>
    <w:rsid w:val="002C6BA0"/>
    <w:rsid w:val="002D2D84"/>
    <w:rsid w:val="002D77BC"/>
    <w:rsid w:val="002E1A88"/>
    <w:rsid w:val="002E1FAB"/>
    <w:rsid w:val="002E3C0D"/>
    <w:rsid w:val="002E7DAB"/>
    <w:rsid w:val="002F2E4A"/>
    <w:rsid w:val="002F4799"/>
    <w:rsid w:val="002F6D24"/>
    <w:rsid w:val="002F74AA"/>
    <w:rsid w:val="0030308D"/>
    <w:rsid w:val="00303447"/>
    <w:rsid w:val="00306778"/>
    <w:rsid w:val="00311E39"/>
    <w:rsid w:val="00312EFC"/>
    <w:rsid w:val="003263B2"/>
    <w:rsid w:val="0032713E"/>
    <w:rsid w:val="00327C78"/>
    <w:rsid w:val="00331FF7"/>
    <w:rsid w:val="003354E6"/>
    <w:rsid w:val="0033671C"/>
    <w:rsid w:val="00341B4A"/>
    <w:rsid w:val="00344DAD"/>
    <w:rsid w:val="00355EFC"/>
    <w:rsid w:val="00355F85"/>
    <w:rsid w:val="00361E43"/>
    <w:rsid w:val="0036790C"/>
    <w:rsid w:val="00370ECB"/>
    <w:rsid w:val="00372241"/>
    <w:rsid w:val="00374135"/>
    <w:rsid w:val="00374420"/>
    <w:rsid w:val="00377404"/>
    <w:rsid w:val="0039278A"/>
    <w:rsid w:val="003945D8"/>
    <w:rsid w:val="003950A4"/>
    <w:rsid w:val="00395428"/>
    <w:rsid w:val="003A2980"/>
    <w:rsid w:val="003A6D2F"/>
    <w:rsid w:val="003A7BC9"/>
    <w:rsid w:val="003B2918"/>
    <w:rsid w:val="003B622E"/>
    <w:rsid w:val="003C07EE"/>
    <w:rsid w:val="003C27E5"/>
    <w:rsid w:val="003C55A0"/>
    <w:rsid w:val="003C68AA"/>
    <w:rsid w:val="003D17D4"/>
    <w:rsid w:val="003D63E9"/>
    <w:rsid w:val="003D6EF7"/>
    <w:rsid w:val="003F0D4E"/>
    <w:rsid w:val="003F1830"/>
    <w:rsid w:val="00401618"/>
    <w:rsid w:val="00404137"/>
    <w:rsid w:val="00407728"/>
    <w:rsid w:val="00411B1A"/>
    <w:rsid w:val="00411F75"/>
    <w:rsid w:val="00412A05"/>
    <w:rsid w:val="00420418"/>
    <w:rsid w:val="004205E2"/>
    <w:rsid w:val="00420A8E"/>
    <w:rsid w:val="00421F46"/>
    <w:rsid w:val="00423F34"/>
    <w:rsid w:val="00425176"/>
    <w:rsid w:val="0042532E"/>
    <w:rsid w:val="00426FFA"/>
    <w:rsid w:val="004277EB"/>
    <w:rsid w:val="00430153"/>
    <w:rsid w:val="0043556C"/>
    <w:rsid w:val="0043622C"/>
    <w:rsid w:val="004377B7"/>
    <w:rsid w:val="00442FAA"/>
    <w:rsid w:val="00443A00"/>
    <w:rsid w:val="00443BA4"/>
    <w:rsid w:val="00452A08"/>
    <w:rsid w:val="00455C80"/>
    <w:rsid w:val="00455D34"/>
    <w:rsid w:val="00460990"/>
    <w:rsid w:val="00460BDC"/>
    <w:rsid w:val="00460D1B"/>
    <w:rsid w:val="004631AB"/>
    <w:rsid w:val="004641E6"/>
    <w:rsid w:val="00471852"/>
    <w:rsid w:val="00473784"/>
    <w:rsid w:val="00481298"/>
    <w:rsid w:val="0048225F"/>
    <w:rsid w:val="00483D58"/>
    <w:rsid w:val="004840F9"/>
    <w:rsid w:val="00485ECC"/>
    <w:rsid w:val="0049389E"/>
    <w:rsid w:val="004A4BE1"/>
    <w:rsid w:val="004B4D79"/>
    <w:rsid w:val="004C1602"/>
    <w:rsid w:val="004C1C8A"/>
    <w:rsid w:val="004C71F1"/>
    <w:rsid w:val="004D07D9"/>
    <w:rsid w:val="004D78F7"/>
    <w:rsid w:val="004E4788"/>
    <w:rsid w:val="004E71B6"/>
    <w:rsid w:val="004F48C4"/>
    <w:rsid w:val="00500A23"/>
    <w:rsid w:val="00501F37"/>
    <w:rsid w:val="005021B3"/>
    <w:rsid w:val="005053C8"/>
    <w:rsid w:val="00515A7F"/>
    <w:rsid w:val="005166EB"/>
    <w:rsid w:val="00526589"/>
    <w:rsid w:val="005314E0"/>
    <w:rsid w:val="00534964"/>
    <w:rsid w:val="005363BF"/>
    <w:rsid w:val="005377CD"/>
    <w:rsid w:val="00541F43"/>
    <w:rsid w:val="0054742C"/>
    <w:rsid w:val="0055373D"/>
    <w:rsid w:val="0055409F"/>
    <w:rsid w:val="00554360"/>
    <w:rsid w:val="00555411"/>
    <w:rsid w:val="00555C62"/>
    <w:rsid w:val="005566F6"/>
    <w:rsid w:val="0056262E"/>
    <w:rsid w:val="00567000"/>
    <w:rsid w:val="005670D8"/>
    <w:rsid w:val="00567B72"/>
    <w:rsid w:val="005723A8"/>
    <w:rsid w:val="00573C16"/>
    <w:rsid w:val="0057685C"/>
    <w:rsid w:val="005811C1"/>
    <w:rsid w:val="00582341"/>
    <w:rsid w:val="00584A25"/>
    <w:rsid w:val="00585806"/>
    <w:rsid w:val="00595FAC"/>
    <w:rsid w:val="00596057"/>
    <w:rsid w:val="005B2446"/>
    <w:rsid w:val="005B3D76"/>
    <w:rsid w:val="005B602A"/>
    <w:rsid w:val="005B6165"/>
    <w:rsid w:val="005B651D"/>
    <w:rsid w:val="005B75CB"/>
    <w:rsid w:val="005B7C49"/>
    <w:rsid w:val="005B7D28"/>
    <w:rsid w:val="005B7E66"/>
    <w:rsid w:val="005B7F03"/>
    <w:rsid w:val="005C11F0"/>
    <w:rsid w:val="005C13B1"/>
    <w:rsid w:val="005C5480"/>
    <w:rsid w:val="005C7581"/>
    <w:rsid w:val="005D61BE"/>
    <w:rsid w:val="005D698B"/>
    <w:rsid w:val="005E0C4B"/>
    <w:rsid w:val="005E35D5"/>
    <w:rsid w:val="005F1A6A"/>
    <w:rsid w:val="005F1B87"/>
    <w:rsid w:val="005F2684"/>
    <w:rsid w:val="005F3D62"/>
    <w:rsid w:val="005F6C08"/>
    <w:rsid w:val="0060088D"/>
    <w:rsid w:val="0060395A"/>
    <w:rsid w:val="006059E7"/>
    <w:rsid w:val="00607577"/>
    <w:rsid w:val="00607A60"/>
    <w:rsid w:val="00624954"/>
    <w:rsid w:val="00632331"/>
    <w:rsid w:val="0063239E"/>
    <w:rsid w:val="006332EA"/>
    <w:rsid w:val="00634A3D"/>
    <w:rsid w:val="00635517"/>
    <w:rsid w:val="006508FE"/>
    <w:rsid w:val="00650DE7"/>
    <w:rsid w:val="00654787"/>
    <w:rsid w:val="00656B61"/>
    <w:rsid w:val="00660180"/>
    <w:rsid w:val="0066120A"/>
    <w:rsid w:val="0066395C"/>
    <w:rsid w:val="006641AA"/>
    <w:rsid w:val="00671BD3"/>
    <w:rsid w:val="006759A1"/>
    <w:rsid w:val="00677EF1"/>
    <w:rsid w:val="00683CA6"/>
    <w:rsid w:val="0068550A"/>
    <w:rsid w:val="00687391"/>
    <w:rsid w:val="006913B7"/>
    <w:rsid w:val="006936EF"/>
    <w:rsid w:val="0069689B"/>
    <w:rsid w:val="00697AAC"/>
    <w:rsid w:val="00697DFB"/>
    <w:rsid w:val="006A1022"/>
    <w:rsid w:val="006A2024"/>
    <w:rsid w:val="006A370C"/>
    <w:rsid w:val="006A4073"/>
    <w:rsid w:val="006B08B3"/>
    <w:rsid w:val="006B17C5"/>
    <w:rsid w:val="006B3594"/>
    <w:rsid w:val="006C019A"/>
    <w:rsid w:val="006C5805"/>
    <w:rsid w:val="006C5852"/>
    <w:rsid w:val="006D3153"/>
    <w:rsid w:val="006D339F"/>
    <w:rsid w:val="006E0C44"/>
    <w:rsid w:val="006E37E1"/>
    <w:rsid w:val="006E4225"/>
    <w:rsid w:val="006E6BAC"/>
    <w:rsid w:val="006F090A"/>
    <w:rsid w:val="006F0994"/>
    <w:rsid w:val="006F59C0"/>
    <w:rsid w:val="006F6187"/>
    <w:rsid w:val="00701235"/>
    <w:rsid w:val="00701807"/>
    <w:rsid w:val="00701FA7"/>
    <w:rsid w:val="00704D47"/>
    <w:rsid w:val="00711F4A"/>
    <w:rsid w:val="00714D0A"/>
    <w:rsid w:val="007176AD"/>
    <w:rsid w:val="00720146"/>
    <w:rsid w:val="00725070"/>
    <w:rsid w:val="007251B0"/>
    <w:rsid w:val="007278EA"/>
    <w:rsid w:val="00730537"/>
    <w:rsid w:val="00743314"/>
    <w:rsid w:val="007506E8"/>
    <w:rsid w:val="00754224"/>
    <w:rsid w:val="00762A5A"/>
    <w:rsid w:val="0077106A"/>
    <w:rsid w:val="00773D73"/>
    <w:rsid w:val="0077652D"/>
    <w:rsid w:val="00780DFB"/>
    <w:rsid w:val="00781ECE"/>
    <w:rsid w:val="007846B4"/>
    <w:rsid w:val="00784FB6"/>
    <w:rsid w:val="00786CE5"/>
    <w:rsid w:val="00796B69"/>
    <w:rsid w:val="007A06EF"/>
    <w:rsid w:val="007A0CEC"/>
    <w:rsid w:val="007A7DDF"/>
    <w:rsid w:val="007B17CB"/>
    <w:rsid w:val="007B1C56"/>
    <w:rsid w:val="007B56F9"/>
    <w:rsid w:val="007B690A"/>
    <w:rsid w:val="007C0DB1"/>
    <w:rsid w:val="007C27BA"/>
    <w:rsid w:val="007C32C9"/>
    <w:rsid w:val="007C43B9"/>
    <w:rsid w:val="007C4943"/>
    <w:rsid w:val="007D158A"/>
    <w:rsid w:val="007D1E80"/>
    <w:rsid w:val="007D3BFE"/>
    <w:rsid w:val="007D6711"/>
    <w:rsid w:val="007E07FB"/>
    <w:rsid w:val="007E1696"/>
    <w:rsid w:val="007E1CF1"/>
    <w:rsid w:val="007E23FE"/>
    <w:rsid w:val="007E35D4"/>
    <w:rsid w:val="007F0312"/>
    <w:rsid w:val="007F6B90"/>
    <w:rsid w:val="007F778F"/>
    <w:rsid w:val="008023AD"/>
    <w:rsid w:val="0080374C"/>
    <w:rsid w:val="00804619"/>
    <w:rsid w:val="008048DD"/>
    <w:rsid w:val="00812C1F"/>
    <w:rsid w:val="00814600"/>
    <w:rsid w:val="00821ED1"/>
    <w:rsid w:val="008257BC"/>
    <w:rsid w:val="00825D23"/>
    <w:rsid w:val="00833142"/>
    <w:rsid w:val="00834129"/>
    <w:rsid w:val="00834791"/>
    <w:rsid w:val="00836924"/>
    <w:rsid w:val="00837104"/>
    <w:rsid w:val="00837CA4"/>
    <w:rsid w:val="00852C66"/>
    <w:rsid w:val="00853B27"/>
    <w:rsid w:val="008578C8"/>
    <w:rsid w:val="00860C80"/>
    <w:rsid w:val="00860F4B"/>
    <w:rsid w:val="00861FD0"/>
    <w:rsid w:val="008647B9"/>
    <w:rsid w:val="0086681F"/>
    <w:rsid w:val="008713BC"/>
    <w:rsid w:val="00883CD9"/>
    <w:rsid w:val="00885D63"/>
    <w:rsid w:val="008865CD"/>
    <w:rsid w:val="00890841"/>
    <w:rsid w:val="00892FF8"/>
    <w:rsid w:val="00895FDA"/>
    <w:rsid w:val="008A089E"/>
    <w:rsid w:val="008A21AD"/>
    <w:rsid w:val="008A28FB"/>
    <w:rsid w:val="008A5C66"/>
    <w:rsid w:val="008B1F1C"/>
    <w:rsid w:val="008B5B91"/>
    <w:rsid w:val="008B6679"/>
    <w:rsid w:val="008B7675"/>
    <w:rsid w:val="008C015B"/>
    <w:rsid w:val="008C2CB0"/>
    <w:rsid w:val="008C5DD7"/>
    <w:rsid w:val="008C7619"/>
    <w:rsid w:val="008C7B55"/>
    <w:rsid w:val="008E0228"/>
    <w:rsid w:val="008E2514"/>
    <w:rsid w:val="008E48FC"/>
    <w:rsid w:val="008E6A34"/>
    <w:rsid w:val="008E6C07"/>
    <w:rsid w:val="008F2498"/>
    <w:rsid w:val="008F3357"/>
    <w:rsid w:val="008F7CBB"/>
    <w:rsid w:val="00900082"/>
    <w:rsid w:val="009019AE"/>
    <w:rsid w:val="00905037"/>
    <w:rsid w:val="00906B80"/>
    <w:rsid w:val="009070FB"/>
    <w:rsid w:val="00910989"/>
    <w:rsid w:val="009132A8"/>
    <w:rsid w:val="009138DC"/>
    <w:rsid w:val="009139B0"/>
    <w:rsid w:val="00913CDF"/>
    <w:rsid w:val="00920040"/>
    <w:rsid w:val="00921805"/>
    <w:rsid w:val="00923E89"/>
    <w:rsid w:val="00933178"/>
    <w:rsid w:val="00934AA0"/>
    <w:rsid w:val="00935034"/>
    <w:rsid w:val="00936E6F"/>
    <w:rsid w:val="00940FFA"/>
    <w:rsid w:val="00941E35"/>
    <w:rsid w:val="00943000"/>
    <w:rsid w:val="00953E53"/>
    <w:rsid w:val="009542B0"/>
    <w:rsid w:val="00961C78"/>
    <w:rsid w:val="00962C67"/>
    <w:rsid w:val="009639A4"/>
    <w:rsid w:val="00963B01"/>
    <w:rsid w:val="0096635B"/>
    <w:rsid w:val="00966AE7"/>
    <w:rsid w:val="009718D2"/>
    <w:rsid w:val="00971F1A"/>
    <w:rsid w:val="00972CEE"/>
    <w:rsid w:val="00982E23"/>
    <w:rsid w:val="00990281"/>
    <w:rsid w:val="00996BEA"/>
    <w:rsid w:val="00997572"/>
    <w:rsid w:val="009A4199"/>
    <w:rsid w:val="009A7F08"/>
    <w:rsid w:val="009B55F8"/>
    <w:rsid w:val="009B5C48"/>
    <w:rsid w:val="009B68D6"/>
    <w:rsid w:val="009C4899"/>
    <w:rsid w:val="009C6567"/>
    <w:rsid w:val="009D05CC"/>
    <w:rsid w:val="009D06FB"/>
    <w:rsid w:val="009E1B67"/>
    <w:rsid w:val="009E2965"/>
    <w:rsid w:val="009E4EB7"/>
    <w:rsid w:val="009F2D32"/>
    <w:rsid w:val="009F3146"/>
    <w:rsid w:val="009F3FA1"/>
    <w:rsid w:val="009F68E1"/>
    <w:rsid w:val="009F6CC0"/>
    <w:rsid w:val="00A0223D"/>
    <w:rsid w:val="00A028DC"/>
    <w:rsid w:val="00A03400"/>
    <w:rsid w:val="00A04144"/>
    <w:rsid w:val="00A05F65"/>
    <w:rsid w:val="00A063E8"/>
    <w:rsid w:val="00A0684F"/>
    <w:rsid w:val="00A115E4"/>
    <w:rsid w:val="00A12466"/>
    <w:rsid w:val="00A15356"/>
    <w:rsid w:val="00A20EE9"/>
    <w:rsid w:val="00A22E21"/>
    <w:rsid w:val="00A23F4E"/>
    <w:rsid w:val="00A25865"/>
    <w:rsid w:val="00A33829"/>
    <w:rsid w:val="00A3431B"/>
    <w:rsid w:val="00A34B8D"/>
    <w:rsid w:val="00A3756D"/>
    <w:rsid w:val="00A377A4"/>
    <w:rsid w:val="00A42ACC"/>
    <w:rsid w:val="00A4531A"/>
    <w:rsid w:val="00A45B91"/>
    <w:rsid w:val="00A47326"/>
    <w:rsid w:val="00A47498"/>
    <w:rsid w:val="00A54053"/>
    <w:rsid w:val="00A6123E"/>
    <w:rsid w:val="00A629E4"/>
    <w:rsid w:val="00A724AD"/>
    <w:rsid w:val="00A75046"/>
    <w:rsid w:val="00A837C4"/>
    <w:rsid w:val="00A83DB7"/>
    <w:rsid w:val="00A8580C"/>
    <w:rsid w:val="00A878F3"/>
    <w:rsid w:val="00A94C3D"/>
    <w:rsid w:val="00A96413"/>
    <w:rsid w:val="00A976A0"/>
    <w:rsid w:val="00A97C9C"/>
    <w:rsid w:val="00AA0465"/>
    <w:rsid w:val="00AA062D"/>
    <w:rsid w:val="00AA59E1"/>
    <w:rsid w:val="00AA6389"/>
    <w:rsid w:val="00AA7DC9"/>
    <w:rsid w:val="00AA7DE8"/>
    <w:rsid w:val="00AB4FBB"/>
    <w:rsid w:val="00AB65C5"/>
    <w:rsid w:val="00AC11E9"/>
    <w:rsid w:val="00AC1CFB"/>
    <w:rsid w:val="00AC2013"/>
    <w:rsid w:val="00AD2331"/>
    <w:rsid w:val="00AD2DD8"/>
    <w:rsid w:val="00AD65C7"/>
    <w:rsid w:val="00AE2012"/>
    <w:rsid w:val="00AE34BD"/>
    <w:rsid w:val="00AE633C"/>
    <w:rsid w:val="00AF0D91"/>
    <w:rsid w:val="00AF6608"/>
    <w:rsid w:val="00AF69E1"/>
    <w:rsid w:val="00B039CF"/>
    <w:rsid w:val="00B064E9"/>
    <w:rsid w:val="00B12830"/>
    <w:rsid w:val="00B21A95"/>
    <w:rsid w:val="00B22097"/>
    <w:rsid w:val="00B37D79"/>
    <w:rsid w:val="00B40854"/>
    <w:rsid w:val="00B4367D"/>
    <w:rsid w:val="00B57DA9"/>
    <w:rsid w:val="00B64C60"/>
    <w:rsid w:val="00B67068"/>
    <w:rsid w:val="00B71EE6"/>
    <w:rsid w:val="00B777E6"/>
    <w:rsid w:val="00B823A4"/>
    <w:rsid w:val="00B836A1"/>
    <w:rsid w:val="00B84753"/>
    <w:rsid w:val="00B86D7B"/>
    <w:rsid w:val="00B9374C"/>
    <w:rsid w:val="00B952DF"/>
    <w:rsid w:val="00B96AA9"/>
    <w:rsid w:val="00B96D16"/>
    <w:rsid w:val="00BA0B96"/>
    <w:rsid w:val="00BA626F"/>
    <w:rsid w:val="00BA6FBB"/>
    <w:rsid w:val="00BA7BA3"/>
    <w:rsid w:val="00BB25DA"/>
    <w:rsid w:val="00BB5D91"/>
    <w:rsid w:val="00BB68C1"/>
    <w:rsid w:val="00BB6FBE"/>
    <w:rsid w:val="00BC1919"/>
    <w:rsid w:val="00BC2E37"/>
    <w:rsid w:val="00BC55A0"/>
    <w:rsid w:val="00BC7712"/>
    <w:rsid w:val="00BD425A"/>
    <w:rsid w:val="00BD5AB2"/>
    <w:rsid w:val="00BD6838"/>
    <w:rsid w:val="00BE07A1"/>
    <w:rsid w:val="00BE2423"/>
    <w:rsid w:val="00BE5374"/>
    <w:rsid w:val="00BF1DD2"/>
    <w:rsid w:val="00BF3D98"/>
    <w:rsid w:val="00C03679"/>
    <w:rsid w:val="00C0428E"/>
    <w:rsid w:val="00C10586"/>
    <w:rsid w:val="00C1592C"/>
    <w:rsid w:val="00C15C50"/>
    <w:rsid w:val="00C16350"/>
    <w:rsid w:val="00C25B0F"/>
    <w:rsid w:val="00C31B73"/>
    <w:rsid w:val="00C350DD"/>
    <w:rsid w:val="00C37EB9"/>
    <w:rsid w:val="00C46E6E"/>
    <w:rsid w:val="00C51F3C"/>
    <w:rsid w:val="00C56048"/>
    <w:rsid w:val="00C565F3"/>
    <w:rsid w:val="00C56E25"/>
    <w:rsid w:val="00C63A3C"/>
    <w:rsid w:val="00C648C1"/>
    <w:rsid w:val="00C648D8"/>
    <w:rsid w:val="00C66BCB"/>
    <w:rsid w:val="00C67BC1"/>
    <w:rsid w:val="00C722E5"/>
    <w:rsid w:val="00C72C4B"/>
    <w:rsid w:val="00C75AD2"/>
    <w:rsid w:val="00C75BF7"/>
    <w:rsid w:val="00C761B0"/>
    <w:rsid w:val="00C768D2"/>
    <w:rsid w:val="00C8204E"/>
    <w:rsid w:val="00C96662"/>
    <w:rsid w:val="00C96BD3"/>
    <w:rsid w:val="00CA69C2"/>
    <w:rsid w:val="00CA723F"/>
    <w:rsid w:val="00CB2BA1"/>
    <w:rsid w:val="00CB71FA"/>
    <w:rsid w:val="00CB79F9"/>
    <w:rsid w:val="00CC007B"/>
    <w:rsid w:val="00CC2AA0"/>
    <w:rsid w:val="00CC3CA3"/>
    <w:rsid w:val="00CC684B"/>
    <w:rsid w:val="00CD41E2"/>
    <w:rsid w:val="00CD6DAF"/>
    <w:rsid w:val="00CE03EE"/>
    <w:rsid w:val="00CE264C"/>
    <w:rsid w:val="00CE2C84"/>
    <w:rsid w:val="00CE3FAB"/>
    <w:rsid w:val="00CE5B21"/>
    <w:rsid w:val="00CE7B00"/>
    <w:rsid w:val="00CF2906"/>
    <w:rsid w:val="00CF3071"/>
    <w:rsid w:val="00CF6F80"/>
    <w:rsid w:val="00D017F2"/>
    <w:rsid w:val="00D16C54"/>
    <w:rsid w:val="00D303A1"/>
    <w:rsid w:val="00D33506"/>
    <w:rsid w:val="00D33FC9"/>
    <w:rsid w:val="00D3493A"/>
    <w:rsid w:val="00D37E37"/>
    <w:rsid w:val="00D44E11"/>
    <w:rsid w:val="00D44F99"/>
    <w:rsid w:val="00D47E41"/>
    <w:rsid w:val="00D559BA"/>
    <w:rsid w:val="00D62A9D"/>
    <w:rsid w:val="00D64923"/>
    <w:rsid w:val="00D669B4"/>
    <w:rsid w:val="00D7114F"/>
    <w:rsid w:val="00D72571"/>
    <w:rsid w:val="00D72A03"/>
    <w:rsid w:val="00D73460"/>
    <w:rsid w:val="00D74C2A"/>
    <w:rsid w:val="00D76C8B"/>
    <w:rsid w:val="00D77CEE"/>
    <w:rsid w:val="00D82B2E"/>
    <w:rsid w:val="00D85114"/>
    <w:rsid w:val="00D85B70"/>
    <w:rsid w:val="00D90121"/>
    <w:rsid w:val="00D9148A"/>
    <w:rsid w:val="00D937BF"/>
    <w:rsid w:val="00D94FE0"/>
    <w:rsid w:val="00D973C0"/>
    <w:rsid w:val="00DA3FB8"/>
    <w:rsid w:val="00DA418D"/>
    <w:rsid w:val="00DA4E90"/>
    <w:rsid w:val="00DA5524"/>
    <w:rsid w:val="00DB3462"/>
    <w:rsid w:val="00DC1396"/>
    <w:rsid w:val="00DC6544"/>
    <w:rsid w:val="00DC7237"/>
    <w:rsid w:val="00DD1802"/>
    <w:rsid w:val="00DD5A95"/>
    <w:rsid w:val="00DD71A2"/>
    <w:rsid w:val="00DD7675"/>
    <w:rsid w:val="00DE179F"/>
    <w:rsid w:val="00DE1A99"/>
    <w:rsid w:val="00DE2A64"/>
    <w:rsid w:val="00DE43F8"/>
    <w:rsid w:val="00DE5890"/>
    <w:rsid w:val="00DE602A"/>
    <w:rsid w:val="00DE7E56"/>
    <w:rsid w:val="00DF2BBC"/>
    <w:rsid w:val="00E002A0"/>
    <w:rsid w:val="00E00AEB"/>
    <w:rsid w:val="00E01A8C"/>
    <w:rsid w:val="00E1511A"/>
    <w:rsid w:val="00E248F4"/>
    <w:rsid w:val="00E26191"/>
    <w:rsid w:val="00E2670B"/>
    <w:rsid w:val="00E40C50"/>
    <w:rsid w:val="00E428E6"/>
    <w:rsid w:val="00E43959"/>
    <w:rsid w:val="00E47D07"/>
    <w:rsid w:val="00E51B5B"/>
    <w:rsid w:val="00E52A67"/>
    <w:rsid w:val="00E52EF8"/>
    <w:rsid w:val="00E546DF"/>
    <w:rsid w:val="00E54E00"/>
    <w:rsid w:val="00E60B13"/>
    <w:rsid w:val="00E61810"/>
    <w:rsid w:val="00E71D76"/>
    <w:rsid w:val="00E72578"/>
    <w:rsid w:val="00E855DB"/>
    <w:rsid w:val="00E86D61"/>
    <w:rsid w:val="00E909B2"/>
    <w:rsid w:val="00E94B3D"/>
    <w:rsid w:val="00EA2062"/>
    <w:rsid w:val="00EB0946"/>
    <w:rsid w:val="00EB0FF1"/>
    <w:rsid w:val="00EB155D"/>
    <w:rsid w:val="00EB32EB"/>
    <w:rsid w:val="00EB45EB"/>
    <w:rsid w:val="00EB6BCC"/>
    <w:rsid w:val="00EC40D7"/>
    <w:rsid w:val="00EC792A"/>
    <w:rsid w:val="00ED0D91"/>
    <w:rsid w:val="00ED2593"/>
    <w:rsid w:val="00ED43E6"/>
    <w:rsid w:val="00EE0734"/>
    <w:rsid w:val="00EE2D8E"/>
    <w:rsid w:val="00EE7F3E"/>
    <w:rsid w:val="00EE7F79"/>
    <w:rsid w:val="00EF1C53"/>
    <w:rsid w:val="00EF28AB"/>
    <w:rsid w:val="00EF3ABF"/>
    <w:rsid w:val="00EF4262"/>
    <w:rsid w:val="00EF5EF7"/>
    <w:rsid w:val="00F00E49"/>
    <w:rsid w:val="00F00FA4"/>
    <w:rsid w:val="00F01513"/>
    <w:rsid w:val="00F03DD4"/>
    <w:rsid w:val="00F103DE"/>
    <w:rsid w:val="00F13D08"/>
    <w:rsid w:val="00F17220"/>
    <w:rsid w:val="00F20832"/>
    <w:rsid w:val="00F22075"/>
    <w:rsid w:val="00F226DE"/>
    <w:rsid w:val="00F248D8"/>
    <w:rsid w:val="00F32A69"/>
    <w:rsid w:val="00F37B21"/>
    <w:rsid w:val="00F42175"/>
    <w:rsid w:val="00F427F7"/>
    <w:rsid w:val="00F44D84"/>
    <w:rsid w:val="00F62F75"/>
    <w:rsid w:val="00F64483"/>
    <w:rsid w:val="00F65861"/>
    <w:rsid w:val="00F65C18"/>
    <w:rsid w:val="00F65C76"/>
    <w:rsid w:val="00F74315"/>
    <w:rsid w:val="00F753A2"/>
    <w:rsid w:val="00F81495"/>
    <w:rsid w:val="00F8584C"/>
    <w:rsid w:val="00F85F5E"/>
    <w:rsid w:val="00F87816"/>
    <w:rsid w:val="00F9762B"/>
    <w:rsid w:val="00FA0A61"/>
    <w:rsid w:val="00FA5B02"/>
    <w:rsid w:val="00FA7F8E"/>
    <w:rsid w:val="00FB2F9A"/>
    <w:rsid w:val="00FB7B04"/>
    <w:rsid w:val="00FC3312"/>
    <w:rsid w:val="00FC436F"/>
    <w:rsid w:val="00FC4A13"/>
    <w:rsid w:val="00FC645A"/>
    <w:rsid w:val="00FD1064"/>
    <w:rsid w:val="00FD152C"/>
    <w:rsid w:val="00FD3CC3"/>
    <w:rsid w:val="00FD4DD3"/>
    <w:rsid w:val="00FE482D"/>
    <w:rsid w:val="00FF40A7"/>
    <w:rsid w:val="05717831"/>
    <w:rsid w:val="0B31D12E"/>
    <w:rsid w:val="13ED1221"/>
    <w:rsid w:val="39392E6D"/>
    <w:rsid w:val="3B3973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fill="f" fillcolor="white" stroke="f">
      <v:fill on="f" color="white"/>
      <v:stroke on="f"/>
      <o:colormru v:ext="edit" colors="#f90,#6f3"/>
    </o:shapedefaults>
    <o:shapelayout v:ext="edit">
      <o:idmap v:ext="edit" data="2"/>
    </o:shapelayout>
  </w:shapeDefaults>
  <w:decimalSymbol w:val="."/>
  <w:listSeparator w:val=","/>
  <w14:docId w14:val="2A696E8E"/>
  <w15:chartTrackingRefBased/>
  <w15:docId w15:val="{FB81746F-F35A-4DA5-868E-1C89E53A98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635B"/>
    <w:rPr>
      <w:sz w:val="24"/>
      <w:szCs w:val="24"/>
      <w:lang w:eastAsia="fr-FR"/>
    </w:rPr>
  </w:style>
  <w:style w:type="paragraph" w:styleId="Heading1">
    <w:name w:val="heading 1"/>
    <w:basedOn w:val="Normal"/>
    <w:next w:val="Normal"/>
    <w:link w:val="Heading1Char"/>
    <w:uiPriority w:val="9"/>
    <w:qFormat/>
    <w:rsid w:val="005053C8"/>
    <w:pPr>
      <w:keepNext/>
      <w:spacing w:before="240" w:after="60"/>
      <w:outlineLvl w:val="0"/>
    </w:pPr>
    <w:rPr>
      <w:rFonts w:ascii="Calibri Light" w:hAnsi="Calibri Light"/>
      <w:b/>
      <w:bCs/>
      <w:kern w:val="32"/>
      <w:sz w:val="32"/>
      <w:szCs w:val="32"/>
    </w:rPr>
  </w:style>
  <w:style w:type="paragraph" w:styleId="Heading7">
    <w:name w:val="heading 7"/>
    <w:basedOn w:val="Normal"/>
    <w:next w:val="Normal"/>
    <w:qFormat/>
    <w:pPr>
      <w:spacing w:before="240" w:after="60"/>
      <w:jc w:val="both"/>
      <w:outlineLvl w:val="6"/>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536"/>
        <w:tab w:val="right" w:pos="9072"/>
      </w:tabs>
      <w:spacing w:before="60"/>
      <w:jc w:val="both"/>
    </w:pPr>
    <w:rPr>
      <w:rFonts w:ascii="Arial" w:hAnsi="Arial"/>
      <w:sz w:val="20"/>
      <w:szCs w:val="20"/>
    </w:rPr>
  </w:style>
  <w:style w:type="character" w:styleId="tw4winMark" w:customStyle="1">
    <w:name w:val="tw4winMark"/>
    <w:rPr>
      <w:rFonts w:ascii="Courier New" w:hAnsi="Courier New" w:cs="Courier New"/>
      <w:vanish/>
      <w:color w:val="800080"/>
      <w:sz w:val="24"/>
      <w:vertAlign w:val="subscript"/>
    </w:rPr>
  </w:style>
  <w:style w:type="paragraph" w:styleId="Footer">
    <w:name w:val="footer"/>
    <w:basedOn w:val="Normal"/>
    <w:pPr>
      <w:tabs>
        <w:tab w:val="center" w:pos="4536"/>
        <w:tab w:val="right" w:pos="9072"/>
      </w:tabs>
    </w:pPr>
    <w:rPr>
      <w:lang w:val="en-GB" w:eastAsia="en-GB"/>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NormalWeb">
    <w:name w:val="Normal (Web)"/>
    <w:basedOn w:val="Normal"/>
    <w:rsid w:val="0026412C"/>
    <w:pPr>
      <w:spacing w:before="100" w:beforeAutospacing="1" w:after="100" w:afterAutospacing="1"/>
    </w:pPr>
    <w:rPr>
      <w:lang w:eastAsia="en-US"/>
    </w:rPr>
  </w:style>
  <w:style w:type="table" w:styleId="TableGrid">
    <w:name w:val="Table Grid"/>
    <w:basedOn w:val="TableNormal"/>
    <w:rsid w:val="009050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1E2024"/>
    <w:pPr>
      <w:ind w:left="720" w:firstLine="360"/>
      <w:contextualSpacing/>
    </w:pPr>
    <w:rPr>
      <w:rFonts w:ascii="Calibri" w:hAnsi="Calibri"/>
      <w:sz w:val="22"/>
      <w:szCs w:val="22"/>
      <w:lang w:eastAsia="en-US"/>
    </w:rPr>
  </w:style>
  <w:style w:type="character" w:styleId="Heading1Char" w:customStyle="1">
    <w:name w:val="Heading 1 Char"/>
    <w:link w:val="Heading1"/>
    <w:uiPriority w:val="9"/>
    <w:rsid w:val="005053C8"/>
    <w:rPr>
      <w:rFonts w:ascii="Calibri Light" w:hAnsi="Calibri Light" w:eastAsia="Times New Roman" w:cs="Times New Roman"/>
      <w:b/>
      <w:bCs/>
      <w:kern w:val="32"/>
      <w:sz w:val="32"/>
      <w:szCs w:val="32"/>
      <w:lang w:eastAsia="fr-FR"/>
    </w:rPr>
  </w:style>
  <w:style w:type="character" w:styleId="HeaderChar" w:customStyle="1">
    <w:name w:val="Header Char"/>
    <w:link w:val="Header"/>
    <w:uiPriority w:val="99"/>
    <w:rsid w:val="00FA5B02"/>
    <w:rPr>
      <w:rFonts w:ascii="Arial" w:hAnsi="Arial"/>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41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image" Target="media/image4.jpeg" Id="rId18" /><Relationship Type="http://schemas.openxmlformats.org/officeDocument/2006/relationships/image" Target="media/image12.png" Id="rId26" /><Relationship Type="http://schemas.openxmlformats.org/officeDocument/2006/relationships/image" Target="media/image25.jpeg" Id="rId39" /><Relationship Type="http://schemas.openxmlformats.org/officeDocument/2006/relationships/image" Target="media/image7.jpeg" Id="rId21" /><Relationship Type="http://schemas.openxmlformats.org/officeDocument/2006/relationships/image" Target="media/image20.jpeg" Id="rId34" /><Relationship Type="http://schemas.openxmlformats.org/officeDocument/2006/relationships/header" Target="header3.xml" Id="rId42" /><Relationship Type="http://schemas.openxmlformats.org/officeDocument/2006/relationships/image" Target="media/image30.emf" Id="rId47" /><Relationship Type="http://schemas.openxmlformats.org/officeDocument/2006/relationships/image" Target="media/image33.emf" Id="rId50" /><Relationship Type="http://schemas.openxmlformats.org/officeDocument/2006/relationships/image" Target="media/image38.jpeg" Id="rId55" /><Relationship Type="http://schemas.openxmlformats.org/officeDocument/2006/relationships/image" Target="media/image46.jpeg" Id="rId63" /><Relationship Type="http://schemas.openxmlformats.org/officeDocument/2006/relationships/image" Target="media/image51.jpeg" Id="rId68" /><Relationship Type="http://schemas.openxmlformats.org/officeDocument/2006/relationships/hyperlink" Target="http://oncmsdp2.onc.michelin.com:8080/DAF-2.1" TargetMode="External" Id="rId76" /><Relationship Type="http://schemas.openxmlformats.org/officeDocument/2006/relationships/settings" Target="settings.xml" Id="rId7" /><Relationship Type="http://schemas.openxmlformats.org/officeDocument/2006/relationships/image" Target="media/image54.jpeg" Id="rId71"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image" Target="media/image15.jpeg" Id="rId29" /><Relationship Type="http://schemas.openxmlformats.org/officeDocument/2006/relationships/image" Target="media/image1.jpeg" Id="rId11" /><Relationship Type="http://schemas.openxmlformats.org/officeDocument/2006/relationships/image" Target="media/image10.jpeg" Id="rId24" /><Relationship Type="http://schemas.openxmlformats.org/officeDocument/2006/relationships/image" Target="media/image18.jpeg" Id="rId32" /><Relationship Type="http://schemas.openxmlformats.org/officeDocument/2006/relationships/image" Target="media/image23.jpeg" Id="rId37" /><Relationship Type="http://schemas.openxmlformats.org/officeDocument/2006/relationships/image" Target="media/image26.jpeg" Id="rId40" /><Relationship Type="http://schemas.openxmlformats.org/officeDocument/2006/relationships/footer" Target="footer3.xml" Id="rId45" /><Relationship Type="http://schemas.openxmlformats.org/officeDocument/2006/relationships/image" Target="media/image36.wmf" Id="rId53" /><Relationship Type="http://schemas.openxmlformats.org/officeDocument/2006/relationships/image" Target="media/image41.jpeg" Id="rId58" /><Relationship Type="http://schemas.openxmlformats.org/officeDocument/2006/relationships/image" Target="media/image49.jpeg" Id="rId66" /><Relationship Type="http://schemas.openxmlformats.org/officeDocument/2006/relationships/image" Target="media/image57.jpeg" Id="rId74" /><Relationship Type="http://schemas.openxmlformats.org/officeDocument/2006/relationships/footer" Target="footer4.xml" Id="rId79" /><Relationship Type="http://schemas.openxmlformats.org/officeDocument/2006/relationships/numbering" Target="numbering.xml" Id="rId5" /><Relationship Type="http://schemas.openxmlformats.org/officeDocument/2006/relationships/image" Target="media/image44.jpeg" Id="rId61"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image" Target="media/image17.png" Id="rId31" /><Relationship Type="http://schemas.openxmlformats.org/officeDocument/2006/relationships/header" Target="header4.xml" Id="rId44" /><Relationship Type="http://schemas.openxmlformats.org/officeDocument/2006/relationships/image" Target="media/image35.wmf" Id="rId52" /><Relationship Type="http://schemas.openxmlformats.org/officeDocument/2006/relationships/image" Target="media/image43.jpeg" Id="rId60" /><Relationship Type="http://schemas.openxmlformats.org/officeDocument/2006/relationships/image" Target="media/image48.jpeg" Id="rId65" /><Relationship Type="http://schemas.openxmlformats.org/officeDocument/2006/relationships/image" Target="media/image56.jpeg" Id="rId73" /><Relationship Type="http://schemas.openxmlformats.org/officeDocument/2006/relationships/header" Target="header5.xml" Id="rId78" /><Relationship Type="http://schemas.openxmlformats.org/officeDocument/2006/relationships/theme" Target="theme/theme1.xml" Id="rId8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8.jpeg" Id="rId22" /><Relationship Type="http://schemas.openxmlformats.org/officeDocument/2006/relationships/image" Target="media/image13.jpeg" Id="rId27" /><Relationship Type="http://schemas.openxmlformats.org/officeDocument/2006/relationships/image" Target="media/image16.jpeg" Id="rId30" /><Relationship Type="http://schemas.openxmlformats.org/officeDocument/2006/relationships/image" Target="media/image21.jpeg" Id="rId35" /><Relationship Type="http://schemas.openxmlformats.org/officeDocument/2006/relationships/image" Target="media/image28.jpeg" Id="rId43" /><Relationship Type="http://schemas.openxmlformats.org/officeDocument/2006/relationships/image" Target="media/image31.emf" Id="rId48" /><Relationship Type="http://schemas.openxmlformats.org/officeDocument/2006/relationships/image" Target="media/image39.jpeg" Id="rId56" /><Relationship Type="http://schemas.openxmlformats.org/officeDocument/2006/relationships/image" Target="media/image47.jpeg" Id="rId64" /><Relationship Type="http://schemas.openxmlformats.org/officeDocument/2006/relationships/image" Target="media/image52.jpeg" Id="rId69" /><Relationship Type="http://schemas.openxmlformats.org/officeDocument/2006/relationships/image" Target="media/image59.jpeg" Id="rId77" /><Relationship Type="http://schemas.openxmlformats.org/officeDocument/2006/relationships/webSettings" Target="webSettings.xml" Id="rId8" /><Relationship Type="http://schemas.openxmlformats.org/officeDocument/2006/relationships/image" Target="media/image34.wmf" Id="rId51" /><Relationship Type="http://schemas.openxmlformats.org/officeDocument/2006/relationships/image" Target="media/image55.jpeg" Id="rId72" /><Relationship Type="http://schemas.openxmlformats.org/officeDocument/2006/relationships/fontTable" Target="fontTable.xml" Id="rId80" /><Relationship Type="http://schemas.openxmlformats.org/officeDocument/2006/relationships/customXml" Target="../customXml/item3.xml" Id="rId3" /><Relationship Type="http://schemas.openxmlformats.org/officeDocument/2006/relationships/image" Target="media/image2.jpeg" Id="rId12" /><Relationship Type="http://schemas.openxmlformats.org/officeDocument/2006/relationships/image" Target="media/image3.jpeg" Id="rId17" /><Relationship Type="http://schemas.openxmlformats.org/officeDocument/2006/relationships/image" Target="media/image11.jpeg" Id="rId25" /><Relationship Type="http://schemas.openxmlformats.org/officeDocument/2006/relationships/image" Target="media/image19.jpeg" Id="rId33" /><Relationship Type="http://schemas.openxmlformats.org/officeDocument/2006/relationships/image" Target="media/image24.png" Id="rId38" /><Relationship Type="http://schemas.openxmlformats.org/officeDocument/2006/relationships/image" Target="media/image29.emf" Id="rId46" /><Relationship Type="http://schemas.openxmlformats.org/officeDocument/2006/relationships/image" Target="media/image42.jpeg" Id="rId59" /><Relationship Type="http://schemas.openxmlformats.org/officeDocument/2006/relationships/image" Target="media/image50.jpeg" Id="rId67" /><Relationship Type="http://schemas.openxmlformats.org/officeDocument/2006/relationships/image" Target="media/image6.png" Id="rId20" /><Relationship Type="http://schemas.openxmlformats.org/officeDocument/2006/relationships/image" Target="media/image27.png" Id="rId41" /><Relationship Type="http://schemas.openxmlformats.org/officeDocument/2006/relationships/image" Target="media/image37.wmf" Id="rId54" /><Relationship Type="http://schemas.openxmlformats.org/officeDocument/2006/relationships/image" Target="media/image45.jpeg" Id="rId62" /><Relationship Type="http://schemas.openxmlformats.org/officeDocument/2006/relationships/image" Target="media/image53.jpeg" Id="rId70" /><Relationship Type="http://schemas.openxmlformats.org/officeDocument/2006/relationships/image" Target="media/image58.jpeg" Id="rId7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15" /><Relationship Type="http://schemas.openxmlformats.org/officeDocument/2006/relationships/image" Target="media/image9.jpeg" Id="rId23" /><Relationship Type="http://schemas.openxmlformats.org/officeDocument/2006/relationships/image" Target="media/image14.png" Id="rId28" /><Relationship Type="http://schemas.openxmlformats.org/officeDocument/2006/relationships/image" Target="media/image22.jpeg" Id="rId36" /><Relationship Type="http://schemas.openxmlformats.org/officeDocument/2006/relationships/image" Target="media/image32.emf" Id="rId49" /><Relationship Type="http://schemas.openxmlformats.org/officeDocument/2006/relationships/image" Target="media/image40.jpeg" Id="rId5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f6b329e-7e0d-4d12-8d3d-a330c9998525">
      <Terms xmlns="http://schemas.microsoft.com/office/infopath/2007/PartnerControls"/>
    </lcf76f155ced4ddcb4097134ff3c332f>
    <TaxCatchAll xmlns="6ed0f651-cf86-4ff3-976f-a72e0b24e1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ct:contentTypeSchema xmlns:ct="http://schemas.microsoft.com/office/2006/metadata/contentType" xmlns:ma="http://schemas.microsoft.com/office/2006/metadata/properties/metaAttributes" ct:_="" ma:_="" ma:contentTypeName="Document" ma:contentTypeID="0x0101007B66CD28BA90A64EB767BF1F8920DB64" ma:contentTypeVersion="18" ma:contentTypeDescription="Create a new document." ma:contentTypeScope="" ma:versionID="d28430991aa9be0435644a4aabfddc5e">
  <xsd:schema xmlns:xsd="http://www.w3.org/2001/XMLSchema" xmlns:xs="http://www.w3.org/2001/XMLSchema" xmlns:p="http://schemas.microsoft.com/office/2006/metadata/properties" xmlns:ns2="cf6b329e-7e0d-4d12-8d3d-a330c9998525" xmlns:ns3="6ed0f651-cf86-4ff3-976f-a72e0b24e158" targetNamespace="http://schemas.microsoft.com/office/2006/metadata/properties" ma:root="true" ma:fieldsID="c097ecd0f197d06831c04c429f18c6be" ns2:_="" ns3:_="">
    <xsd:import namespace="cf6b329e-7e0d-4d12-8d3d-a330c9998525"/>
    <xsd:import namespace="6ed0f651-cf86-4ff3-976f-a72e0b24e15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b329e-7e0d-4d12-8d3d-a330c99985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aec4aeb-d159-410d-8e29-7b8081bc29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0f651-cf86-4ff3-976f-a72e0b24e15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594888-4dad-40a3-9dd0-ecbeed13a2f5}" ma:internalName="TaxCatchAll" ma:showField="CatchAllData" ma:web="6ed0f651-cf86-4ff3-976f-a72e0b24e1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A32FA7-52E0-4E86-83D5-212FA5356E49}">
  <ds:schemaRefs>
    <ds:schemaRef ds:uri="http://schemas.microsoft.com/office/2006/metadata/properties"/>
    <ds:schemaRef ds:uri="http://schemas.microsoft.com/office/infopath/2007/PartnerControls"/>
    <ds:schemaRef ds:uri="cf6b329e-7e0d-4d12-8d3d-a330c9998525"/>
    <ds:schemaRef ds:uri="6ed0f651-cf86-4ff3-976f-a72e0b24e158"/>
  </ds:schemaRefs>
</ds:datastoreItem>
</file>

<file path=customXml/itemProps2.xml><?xml version="1.0" encoding="utf-8"?>
<ds:datastoreItem xmlns:ds="http://schemas.openxmlformats.org/officeDocument/2006/customXml" ds:itemID="{3A011E8A-32DE-46D9-AD50-7D6CE94099EA}">
  <ds:schemaRefs>
    <ds:schemaRef ds:uri="http://schemas.microsoft.com/sharepoint/v3/contenttype/forms"/>
  </ds:schemaRefs>
</ds:datastoreItem>
</file>

<file path=customXml/itemProps3.xml><?xml version="1.0" encoding="utf-8"?>
<ds:datastoreItem xmlns:ds="http://schemas.openxmlformats.org/officeDocument/2006/customXml" ds:itemID="{451A20EF-D394-40D5-85A0-B7F7A2BB622D}">
  <ds:schemaRefs>
    <ds:schemaRef ds:uri="http://schemas.openxmlformats.org/officeDocument/2006/bibliography"/>
  </ds:schemaRefs>
</ds:datastoreItem>
</file>

<file path=customXml/itemProps4.xml><?xml version="1.0" encoding="utf-8"?>
<ds:datastoreItem xmlns:ds="http://schemas.openxmlformats.org/officeDocument/2006/customXml" ds:itemID="{1C209AED-FCD8-4B58-8190-53E3CDE3E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b329e-7e0d-4d12-8d3d-a330c9998525"/>
    <ds:schemaRef ds:uri="6ed0f651-cf86-4ff3-976f-a72e0b24e1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Michelin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 DU DOSSIER PREVENTION</dc:title>
  <dc:subject/>
  <dc:creator>Chabert Clement - Michelin</dc:creator>
  <keywords/>
  <lastModifiedBy>Colin Polleys</lastModifiedBy>
  <revision>26</revision>
  <lastPrinted>2026-01-27T14:28:00.0000000Z</lastPrinted>
  <dcterms:created xsi:type="dcterms:W3CDTF">2026-01-27T14:17:00.0000000Z</dcterms:created>
  <dcterms:modified xsi:type="dcterms:W3CDTF">2026-05-06T20:55:27.7112458Z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9a456-2778-4ca9-be06-1190b1e1118a_Enabled">
    <vt:lpwstr>true</vt:lpwstr>
  </property>
  <property fmtid="{D5CDD505-2E9C-101B-9397-08002B2CF9AE}" pid="3" name="MSIP_Label_09e9a456-2778-4ca9-be06-1190b1e1118a_SetDate">
    <vt:lpwstr>2022-10-12T19:51:13Z</vt:lpwstr>
  </property>
  <property fmtid="{D5CDD505-2E9C-101B-9397-08002B2CF9AE}" pid="4" name="MSIP_Label_09e9a456-2778-4ca9-be06-1190b1e1118a_Method">
    <vt:lpwstr>Standard</vt:lpwstr>
  </property>
  <property fmtid="{D5CDD505-2E9C-101B-9397-08002B2CF9AE}" pid="5" name="MSIP_Label_09e9a456-2778-4ca9-be06-1190b1e1118a_Name">
    <vt:lpwstr>D3</vt:lpwstr>
  </property>
  <property fmtid="{D5CDD505-2E9C-101B-9397-08002B2CF9AE}" pid="6" name="MSIP_Label_09e9a456-2778-4ca9-be06-1190b1e1118a_SiteId">
    <vt:lpwstr>658ba197-6c73-4fea-91bd-1c7d8de6bf2c</vt:lpwstr>
  </property>
  <property fmtid="{D5CDD505-2E9C-101B-9397-08002B2CF9AE}" pid="7" name="MSIP_Label_09e9a456-2778-4ca9-be06-1190b1e1118a_ActionId">
    <vt:lpwstr>0c3fff79-6898-4ff9-a05e-17ed6b2cb363</vt:lpwstr>
  </property>
  <property fmtid="{D5CDD505-2E9C-101B-9397-08002B2CF9AE}" pid="8" name="MSIP_Label_09e9a456-2778-4ca9-be06-1190b1e1118a_ContentBits">
    <vt:lpwstr>0</vt:lpwstr>
  </property>
  <property fmtid="{D5CDD505-2E9C-101B-9397-08002B2CF9AE}" pid="9" name="ContentTypeId">
    <vt:lpwstr>0x0101007B66CD28BA90A64EB767BF1F8920DB64</vt:lpwstr>
  </property>
  <property fmtid="{D5CDD505-2E9C-101B-9397-08002B2CF9AE}" pid="10" name="MediaServiceImageTags">
    <vt:lpwstr/>
  </property>
  <property fmtid="{D5CDD505-2E9C-101B-9397-08002B2CF9AE}" pid="12" name="docLang">
    <vt:lpwstr>en</vt:lpwstr>
  </property>
</Properties>
</file>